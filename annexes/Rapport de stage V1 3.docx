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0" w:type="auto"/>
        <w:tblBorders>
          <w:top w:val="none" w:sz="0" w:space="0" w:color="auto"/>
          <w:left w:val="none" w:sz="0" w:space="0" w:color="auto"/>
          <w:bottom w:val="none" w:sz="0" w:space="0" w:color="auto"/>
          <w:right w:val="none" w:sz="0" w:space="0" w:color="auto"/>
        </w:tblBorders>
        <w:tblLayout w:type="fixed"/>
        <w:tblLook w:val="04A0"/>
      </w:tblPr>
      <w:tblGrid>
        <w:gridCol w:w="4077"/>
        <w:gridCol w:w="5702"/>
      </w:tblGrid>
      <w:tr w:rsidR="004206E4" w:rsidTr="00735A76">
        <w:trPr>
          <w:trHeight w:val="14883"/>
        </w:trPr>
        <w:tc>
          <w:tcPr>
            <w:tcW w:w="4077" w:type="dxa"/>
          </w:tcPr>
          <w:p w:rsidR="002D43C2" w:rsidRDefault="002D43C2" w:rsidP="002D43C2">
            <w:pPr>
              <w:spacing w:line="360" w:lineRule="auto"/>
            </w:pPr>
            <w:r>
              <w:t>Master 2 MIAGE</w:t>
            </w:r>
          </w:p>
          <w:p w:rsidR="002D43C2" w:rsidRPr="002D43C2" w:rsidRDefault="002D43C2" w:rsidP="002D43C2">
            <w:pPr>
              <w:spacing w:line="360" w:lineRule="auto"/>
              <w:rPr>
                <w:b/>
                <w:color w:val="0000FF"/>
                <w:sz w:val="40"/>
                <w:szCs w:val="44"/>
              </w:rPr>
            </w:pPr>
            <w:r>
              <w:t>2013/2014</w:t>
            </w:r>
          </w:p>
          <w:p w:rsidR="004206E4" w:rsidRDefault="004206E4" w:rsidP="00715DBD">
            <w:pPr>
              <w:spacing w:line="360" w:lineRule="auto"/>
            </w:pPr>
          </w:p>
          <w:p w:rsidR="002D43C2" w:rsidRDefault="002D43C2" w:rsidP="00715DBD">
            <w:pPr>
              <w:spacing w:line="360" w:lineRule="auto"/>
            </w:pPr>
          </w:p>
          <w:p w:rsidR="002D43C2" w:rsidRPr="002D43C2" w:rsidRDefault="002D43C2" w:rsidP="002D43C2"/>
          <w:p w:rsidR="002D43C2" w:rsidRPr="002D43C2" w:rsidRDefault="002D43C2" w:rsidP="002D43C2"/>
          <w:p w:rsidR="002D43C2" w:rsidRPr="002D43C2" w:rsidRDefault="002D43C2" w:rsidP="002D43C2"/>
          <w:p w:rsidR="002D43C2" w:rsidRDefault="002D43C2" w:rsidP="002D43C2">
            <w:pPr>
              <w:rPr>
                <w:rFonts w:cs="Arial"/>
                <w:color w:val="000000"/>
                <w:sz w:val="16"/>
                <w:szCs w:val="16"/>
              </w:rPr>
            </w:pPr>
          </w:p>
          <w:p w:rsidR="002D43C2" w:rsidRDefault="002D43C2" w:rsidP="002D43C2">
            <w:pPr>
              <w:rPr>
                <w:rFonts w:cs="Arial"/>
                <w:color w:val="000000"/>
                <w:sz w:val="16"/>
                <w:szCs w:val="16"/>
              </w:rPr>
            </w:pPr>
          </w:p>
          <w:p w:rsidR="002D43C2" w:rsidRDefault="002D43C2" w:rsidP="002D43C2">
            <w:pPr>
              <w:rPr>
                <w:rFonts w:cs="Arial"/>
                <w:color w:val="000000"/>
                <w:sz w:val="16"/>
                <w:szCs w:val="16"/>
              </w:rPr>
            </w:pPr>
          </w:p>
          <w:p w:rsidR="002D43C2" w:rsidRDefault="002D43C2" w:rsidP="002D43C2">
            <w:pPr>
              <w:rPr>
                <w:rFonts w:cs="Arial"/>
                <w:color w:val="000000"/>
                <w:sz w:val="16"/>
                <w:szCs w:val="16"/>
              </w:rPr>
            </w:pPr>
          </w:p>
          <w:p w:rsidR="002D43C2" w:rsidRDefault="002D43C2" w:rsidP="002D43C2">
            <w:pPr>
              <w:rPr>
                <w:rFonts w:cs="Arial"/>
                <w:color w:val="000000"/>
                <w:sz w:val="16"/>
                <w:szCs w:val="16"/>
              </w:rPr>
            </w:pPr>
          </w:p>
          <w:p w:rsidR="005D6E30" w:rsidRDefault="005D6E30" w:rsidP="002D43C2">
            <w:pPr>
              <w:rPr>
                <w:ins w:id="0" w:author="TUNQUI Carla (ctunqui)" w:date="2014-08-19T15:32:00Z"/>
                <w:rFonts w:cs="Arial"/>
                <w:color w:val="000000"/>
                <w:sz w:val="16"/>
                <w:szCs w:val="16"/>
              </w:rPr>
            </w:pPr>
          </w:p>
          <w:p w:rsidR="002D43C2" w:rsidRDefault="002D43C2" w:rsidP="002D43C2">
            <w:pPr>
              <w:rPr>
                <w:rFonts w:cs="Arial"/>
                <w:color w:val="000000"/>
                <w:sz w:val="16"/>
                <w:szCs w:val="16"/>
              </w:rPr>
            </w:pPr>
            <w:r>
              <w:rPr>
                <w:rFonts w:cs="Arial"/>
                <w:color w:val="000000"/>
                <w:sz w:val="16"/>
                <w:szCs w:val="16"/>
              </w:rPr>
              <w:t>Capgemini Télécom &amp; Services</w:t>
            </w:r>
          </w:p>
          <w:p w:rsidR="002D43C2" w:rsidRDefault="002D43C2" w:rsidP="002D43C2">
            <w:pPr>
              <w:rPr>
                <w:rFonts w:cs="Arial"/>
                <w:color w:val="000000"/>
                <w:sz w:val="16"/>
                <w:szCs w:val="16"/>
              </w:rPr>
            </w:pPr>
            <w:r>
              <w:rPr>
                <w:rFonts w:cs="Arial"/>
                <w:color w:val="000000"/>
                <w:sz w:val="16"/>
                <w:szCs w:val="16"/>
              </w:rPr>
              <w:t>Rennes Atalante Champs Blancs</w:t>
            </w:r>
          </w:p>
          <w:p w:rsidR="002D43C2" w:rsidRDefault="002D43C2" w:rsidP="002D43C2">
            <w:pPr>
              <w:rPr>
                <w:rFonts w:cs="Arial"/>
                <w:color w:val="000000"/>
                <w:sz w:val="16"/>
                <w:szCs w:val="16"/>
              </w:rPr>
            </w:pPr>
            <w:r>
              <w:rPr>
                <w:rFonts w:cs="Arial"/>
                <w:color w:val="000000"/>
                <w:sz w:val="16"/>
                <w:szCs w:val="16"/>
              </w:rPr>
              <w:t>7 Rue Claude Chappe - CS 67746</w:t>
            </w:r>
          </w:p>
          <w:p w:rsidR="002D43C2" w:rsidRPr="002D43C2" w:rsidRDefault="002D43C2" w:rsidP="002D43C2">
            <w:r>
              <w:rPr>
                <w:rFonts w:cs="Arial"/>
                <w:noProof/>
                <w:color w:val="000000"/>
                <w:sz w:val="16"/>
                <w:szCs w:val="16"/>
              </w:rPr>
              <w:drawing>
                <wp:anchor distT="0" distB="0" distL="114300" distR="114300" simplePos="0" relativeHeight="251663360" behindDoc="0" locked="0" layoutInCell="1" allowOverlap="1">
                  <wp:simplePos x="0" y="0"/>
                  <wp:positionH relativeFrom="margin">
                    <wp:posOffset>-55245</wp:posOffset>
                  </wp:positionH>
                  <wp:positionV relativeFrom="margin">
                    <wp:posOffset>4747260</wp:posOffset>
                  </wp:positionV>
                  <wp:extent cx="2440305" cy="977265"/>
                  <wp:effectExtent l="19050" t="0" r="0" b="0"/>
                  <wp:wrapSquare wrapText="bothSides"/>
                  <wp:docPr id="57" name="Image 7" descr="D:\Users\ctunqui\Downloads\LogoIsticCmjnF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ctunqui\Downloads\LogoIsticCmjnFr.jpg"/>
                          <pic:cNvPicPr>
                            <a:picLocks noChangeAspect="1" noChangeArrowheads="1"/>
                          </pic:cNvPicPr>
                        </pic:nvPicPr>
                        <pic:blipFill>
                          <a:blip r:embed="rId8" cstate="print"/>
                          <a:srcRect l="4912" r="5614"/>
                          <a:stretch>
                            <a:fillRect/>
                          </a:stretch>
                        </pic:blipFill>
                        <pic:spPr bwMode="auto">
                          <a:xfrm>
                            <a:off x="0" y="0"/>
                            <a:ext cx="2440305" cy="977265"/>
                          </a:xfrm>
                          <a:prstGeom prst="rect">
                            <a:avLst/>
                          </a:prstGeom>
                          <a:noFill/>
                          <a:ln w="9525">
                            <a:noFill/>
                            <a:miter lim="800000"/>
                            <a:headEnd/>
                            <a:tailEnd/>
                          </a:ln>
                        </pic:spPr>
                      </pic:pic>
                    </a:graphicData>
                  </a:graphic>
                </wp:anchor>
              </w:drawing>
            </w:r>
            <w:r>
              <w:rPr>
                <w:rFonts w:cs="Arial"/>
                <w:color w:val="000000"/>
                <w:sz w:val="16"/>
                <w:szCs w:val="16"/>
              </w:rPr>
              <w:t>35 577 CESSON SEVIGNE Cedex</w:t>
            </w:r>
          </w:p>
          <w:p w:rsidR="002D43C2" w:rsidRPr="002D43C2" w:rsidRDefault="002D43C2" w:rsidP="002D43C2"/>
          <w:p w:rsidR="002D43C2" w:rsidRPr="002D43C2" w:rsidRDefault="00540960" w:rsidP="002D43C2">
            <w:r>
              <w:rPr>
                <w:noProof/>
              </w:rPr>
              <w:drawing>
                <wp:anchor distT="0" distB="0" distL="114300" distR="114300" simplePos="0" relativeHeight="251661312" behindDoc="0" locked="0" layoutInCell="1" allowOverlap="1">
                  <wp:simplePos x="0" y="0"/>
                  <wp:positionH relativeFrom="margin">
                    <wp:posOffset>-53340</wp:posOffset>
                  </wp:positionH>
                  <wp:positionV relativeFrom="margin">
                    <wp:posOffset>6120765</wp:posOffset>
                  </wp:positionV>
                  <wp:extent cx="2471420" cy="847725"/>
                  <wp:effectExtent l="19050" t="0" r="5080" b="0"/>
                  <wp:wrapSquare wrapText="bothSides"/>
                  <wp:docPr id="50" name="Image 11" descr="D:\Users\ctunqui\Downloads\LogoCouleurHauteResolutionUR1_U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ctunqui\Downloads\LogoCouleurHauteResolutionUR1_UEB.jpg"/>
                          <pic:cNvPicPr>
                            <a:picLocks noChangeAspect="1" noChangeArrowheads="1"/>
                          </pic:cNvPicPr>
                        </pic:nvPicPr>
                        <pic:blipFill>
                          <a:blip r:embed="rId9" cstate="print"/>
                          <a:srcRect/>
                          <a:stretch>
                            <a:fillRect/>
                          </a:stretch>
                        </pic:blipFill>
                        <pic:spPr bwMode="auto">
                          <a:xfrm>
                            <a:off x="0" y="0"/>
                            <a:ext cx="2471420" cy="847725"/>
                          </a:xfrm>
                          <a:prstGeom prst="rect">
                            <a:avLst/>
                          </a:prstGeom>
                          <a:noFill/>
                          <a:ln w="9525">
                            <a:noFill/>
                            <a:miter lim="800000"/>
                            <a:headEnd/>
                            <a:tailEnd/>
                          </a:ln>
                        </pic:spPr>
                      </pic:pic>
                    </a:graphicData>
                  </a:graphic>
                </wp:anchor>
              </w:drawing>
            </w:r>
          </w:p>
          <w:p w:rsidR="00735A76" w:rsidRPr="002D43C2" w:rsidRDefault="00C34C0B" w:rsidP="002D43C2">
            <w:r>
              <w:rPr>
                <w:noProof/>
              </w:rPr>
              <w:drawing>
                <wp:anchor distT="0" distB="0" distL="114300" distR="114300" simplePos="0" relativeHeight="251660288" behindDoc="0" locked="0" layoutInCell="1" allowOverlap="1">
                  <wp:simplePos x="0" y="0"/>
                  <wp:positionH relativeFrom="margin">
                    <wp:posOffset>-53340</wp:posOffset>
                  </wp:positionH>
                  <wp:positionV relativeFrom="margin">
                    <wp:posOffset>2776855</wp:posOffset>
                  </wp:positionV>
                  <wp:extent cx="2438400" cy="788035"/>
                  <wp:effectExtent l="19050" t="0" r="0" b="0"/>
                  <wp:wrapSquare wrapText="bothSides"/>
                  <wp:docPr id="49" name="Image 1" descr="Capgemini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olour"/>
                          <pic:cNvPicPr>
                            <a:picLocks noChangeAspect="1" noChangeArrowheads="1"/>
                          </pic:cNvPicPr>
                        </pic:nvPicPr>
                        <pic:blipFill>
                          <a:blip r:embed="rId10" cstate="print"/>
                          <a:srcRect/>
                          <a:stretch>
                            <a:fillRect/>
                          </a:stretch>
                        </pic:blipFill>
                        <pic:spPr bwMode="auto">
                          <a:xfrm>
                            <a:off x="0" y="0"/>
                            <a:ext cx="2438400" cy="788035"/>
                          </a:xfrm>
                          <a:prstGeom prst="rect">
                            <a:avLst/>
                          </a:prstGeom>
                          <a:noFill/>
                          <a:ln w="9525">
                            <a:noFill/>
                            <a:miter lim="800000"/>
                            <a:headEnd/>
                            <a:tailEnd/>
                          </a:ln>
                        </pic:spPr>
                      </pic:pic>
                    </a:graphicData>
                  </a:graphic>
                </wp:anchor>
              </w:drawing>
            </w:r>
          </w:p>
        </w:tc>
        <w:tc>
          <w:tcPr>
            <w:tcW w:w="5702" w:type="dxa"/>
          </w:tcPr>
          <w:p w:rsidR="004206E4" w:rsidRDefault="004206E4" w:rsidP="004206E4">
            <w:pPr>
              <w:spacing w:line="360" w:lineRule="auto"/>
              <w:jc w:val="center"/>
              <w:rPr>
                <w:b/>
                <w:color w:val="0000FF"/>
                <w:sz w:val="48"/>
                <w:szCs w:val="44"/>
              </w:rPr>
            </w:pPr>
          </w:p>
          <w:p w:rsidR="004206E4" w:rsidRDefault="004206E4" w:rsidP="004206E4">
            <w:pPr>
              <w:spacing w:line="360" w:lineRule="auto"/>
              <w:jc w:val="center"/>
              <w:rPr>
                <w:b/>
                <w:color w:val="0000FF"/>
                <w:sz w:val="48"/>
                <w:szCs w:val="44"/>
              </w:rPr>
            </w:pPr>
          </w:p>
          <w:p w:rsidR="002D43C2" w:rsidRDefault="002D43C2" w:rsidP="002D43C2">
            <w:pPr>
              <w:spacing w:line="360" w:lineRule="auto"/>
              <w:rPr>
                <w:b/>
                <w:color w:val="0000FF"/>
                <w:sz w:val="48"/>
                <w:szCs w:val="44"/>
              </w:rPr>
            </w:pPr>
          </w:p>
          <w:p w:rsidR="002D43C2" w:rsidRDefault="002D43C2" w:rsidP="004206E4">
            <w:pPr>
              <w:spacing w:line="360" w:lineRule="auto"/>
              <w:jc w:val="center"/>
              <w:rPr>
                <w:b/>
                <w:color w:val="0000FF"/>
                <w:sz w:val="48"/>
                <w:szCs w:val="44"/>
              </w:rPr>
            </w:pPr>
          </w:p>
          <w:p w:rsidR="004206E4" w:rsidRPr="004206E4" w:rsidRDefault="004206E4" w:rsidP="00735A76">
            <w:pPr>
              <w:spacing w:line="360" w:lineRule="auto"/>
              <w:jc w:val="center"/>
              <w:rPr>
                <w:b/>
                <w:color w:val="0000FF"/>
                <w:sz w:val="28"/>
              </w:rPr>
            </w:pPr>
            <w:r w:rsidRPr="004206E4">
              <w:rPr>
                <w:b/>
                <w:color w:val="0000FF"/>
                <w:sz w:val="48"/>
                <w:szCs w:val="44"/>
              </w:rPr>
              <w:t>Rapport de stage de fin d’études</w:t>
            </w:r>
          </w:p>
          <w:p w:rsidR="004206E4" w:rsidRDefault="004206E4" w:rsidP="00735A76">
            <w:pPr>
              <w:jc w:val="center"/>
            </w:pPr>
          </w:p>
          <w:p w:rsidR="004206E4" w:rsidRDefault="004206E4" w:rsidP="00735A76">
            <w:pPr>
              <w:jc w:val="center"/>
            </w:pPr>
          </w:p>
          <w:p w:rsidR="004206E4" w:rsidRDefault="004206E4" w:rsidP="00735A76">
            <w:pPr>
              <w:jc w:val="center"/>
              <w:rPr>
                <w:sz w:val="22"/>
              </w:rPr>
            </w:pPr>
          </w:p>
          <w:p w:rsidR="004206E4" w:rsidRDefault="004206E4" w:rsidP="00735A76">
            <w:pPr>
              <w:spacing w:line="360" w:lineRule="auto"/>
              <w:jc w:val="center"/>
              <w:rPr>
                <w:b/>
                <w:color w:val="0000FF"/>
                <w:sz w:val="36"/>
                <w:szCs w:val="36"/>
              </w:rPr>
            </w:pPr>
            <w:r>
              <w:rPr>
                <w:b/>
                <w:color w:val="0000FF"/>
                <w:sz w:val="36"/>
                <w:szCs w:val="36"/>
              </w:rPr>
              <w:t>Développement d’une application Web de gestion des comptes clients</w:t>
            </w:r>
          </w:p>
          <w:p w:rsidR="004206E4" w:rsidRDefault="004206E4" w:rsidP="004206E4">
            <w:pPr>
              <w:spacing w:line="360" w:lineRule="auto"/>
              <w:jc w:val="center"/>
              <w:rPr>
                <w:b/>
                <w:color w:val="0000FF"/>
                <w:sz w:val="36"/>
                <w:szCs w:val="36"/>
              </w:rPr>
            </w:pPr>
          </w:p>
          <w:p w:rsidR="004206E4" w:rsidRDefault="004206E4" w:rsidP="004206E4">
            <w:pPr>
              <w:spacing w:line="360" w:lineRule="auto"/>
              <w:jc w:val="center"/>
              <w:rPr>
                <w:b/>
                <w:color w:val="0000FF"/>
                <w:sz w:val="36"/>
                <w:szCs w:val="36"/>
              </w:rPr>
            </w:pPr>
          </w:p>
          <w:p w:rsidR="00D03311" w:rsidRDefault="00D03311" w:rsidP="004206E4">
            <w:pPr>
              <w:spacing w:line="360" w:lineRule="auto"/>
              <w:rPr>
                <w:szCs w:val="22"/>
              </w:rPr>
            </w:pPr>
          </w:p>
          <w:p w:rsidR="00D03311" w:rsidRDefault="00D03311" w:rsidP="004206E4">
            <w:pPr>
              <w:spacing w:line="360" w:lineRule="auto"/>
              <w:rPr>
                <w:szCs w:val="22"/>
              </w:rPr>
            </w:pPr>
          </w:p>
          <w:p w:rsidR="00D03311" w:rsidRDefault="00D03311" w:rsidP="004206E4">
            <w:pPr>
              <w:spacing w:line="360" w:lineRule="auto"/>
              <w:rPr>
                <w:szCs w:val="22"/>
              </w:rPr>
            </w:pPr>
          </w:p>
          <w:p w:rsidR="00D03311" w:rsidRDefault="00D03311" w:rsidP="004206E4">
            <w:pPr>
              <w:spacing w:line="360" w:lineRule="auto"/>
              <w:rPr>
                <w:szCs w:val="22"/>
              </w:rPr>
            </w:pPr>
          </w:p>
          <w:p w:rsidR="004206E4" w:rsidRPr="00735A76" w:rsidRDefault="00735A76" w:rsidP="004206E4">
            <w:pPr>
              <w:spacing w:line="360" w:lineRule="auto"/>
              <w:rPr>
                <w:szCs w:val="22"/>
              </w:rPr>
            </w:pPr>
            <w:r w:rsidRPr="00735A76">
              <w:rPr>
                <w:szCs w:val="22"/>
              </w:rPr>
              <w:t>Auteur : Carla TUNQUI NEIRA</w:t>
            </w:r>
          </w:p>
          <w:p w:rsidR="00735A76" w:rsidRDefault="00735A76" w:rsidP="004206E4">
            <w:pPr>
              <w:spacing w:line="360" w:lineRule="auto"/>
              <w:rPr>
                <w:sz w:val="22"/>
                <w:szCs w:val="22"/>
              </w:rPr>
            </w:pPr>
          </w:p>
          <w:p w:rsidR="00735A76" w:rsidRPr="00735A76" w:rsidRDefault="00735A76" w:rsidP="004206E4">
            <w:pPr>
              <w:spacing w:line="360" w:lineRule="auto"/>
              <w:rPr>
                <w:sz w:val="22"/>
                <w:szCs w:val="22"/>
              </w:rPr>
            </w:pPr>
            <w:r w:rsidRPr="00735A76">
              <w:rPr>
                <w:sz w:val="22"/>
                <w:szCs w:val="22"/>
              </w:rPr>
              <w:t>Sous la responsabilité de :</w:t>
            </w:r>
          </w:p>
          <w:p w:rsidR="00735A76" w:rsidRPr="00735A76" w:rsidRDefault="00735A76" w:rsidP="004206E4">
            <w:pPr>
              <w:spacing w:line="360" w:lineRule="auto"/>
              <w:rPr>
                <w:sz w:val="22"/>
                <w:szCs w:val="22"/>
              </w:rPr>
            </w:pPr>
            <w:r w:rsidRPr="00735A76">
              <w:rPr>
                <w:sz w:val="22"/>
                <w:szCs w:val="22"/>
              </w:rPr>
              <w:t xml:space="preserve">     Jérôme LE DORZE – Capgemini</w:t>
            </w:r>
          </w:p>
          <w:p w:rsidR="00735A76" w:rsidRPr="00735A76" w:rsidRDefault="00735A76" w:rsidP="004206E4">
            <w:pPr>
              <w:spacing w:line="360" w:lineRule="auto"/>
              <w:rPr>
                <w:sz w:val="22"/>
                <w:szCs w:val="22"/>
              </w:rPr>
            </w:pPr>
            <w:r w:rsidRPr="00735A76">
              <w:rPr>
                <w:sz w:val="22"/>
                <w:szCs w:val="22"/>
              </w:rPr>
              <w:t xml:space="preserve">   </w:t>
            </w:r>
            <w:r w:rsidR="005B29A0">
              <w:rPr>
                <w:sz w:val="22"/>
                <w:szCs w:val="22"/>
              </w:rPr>
              <w:t xml:space="preserve">  </w:t>
            </w:r>
            <w:r w:rsidRPr="00735A76">
              <w:rPr>
                <w:sz w:val="22"/>
                <w:szCs w:val="22"/>
              </w:rPr>
              <w:t>Cédric GUEGUEN – ISTIC Université de Rennes 1</w:t>
            </w:r>
          </w:p>
          <w:p w:rsidR="00735A76" w:rsidRPr="004206E4" w:rsidRDefault="00735A76" w:rsidP="004206E4">
            <w:pPr>
              <w:spacing w:line="360" w:lineRule="auto"/>
              <w:rPr>
                <w:sz w:val="22"/>
                <w:szCs w:val="22"/>
              </w:rPr>
            </w:pPr>
          </w:p>
        </w:tc>
      </w:tr>
    </w:tbl>
    <w:p w:rsidR="00995840" w:rsidRPr="000B3657" w:rsidRDefault="00995840" w:rsidP="00715DBD">
      <w:pPr>
        <w:spacing w:line="360" w:lineRule="auto"/>
        <w:sectPr w:rsidR="00995840" w:rsidRPr="000B3657" w:rsidSect="00735A76">
          <w:headerReference w:type="even" r:id="rId11"/>
          <w:headerReference w:type="first" r:id="rId12"/>
          <w:footerReference w:type="first" r:id="rId13"/>
          <w:pgSz w:w="11907" w:h="16840" w:code="9"/>
          <w:pgMar w:top="816" w:right="1134" w:bottom="1134" w:left="1134" w:header="720" w:footer="680" w:gutter="0"/>
          <w:cols w:space="720"/>
        </w:sectPr>
      </w:pPr>
    </w:p>
    <w:p w:rsidR="009B4184" w:rsidRDefault="009B4184" w:rsidP="009B4184">
      <w:pPr>
        <w:spacing w:line="360" w:lineRule="auto"/>
      </w:pPr>
      <w:r w:rsidRPr="005623B2">
        <w:rPr>
          <w:b/>
          <w:color w:val="0000FF"/>
        </w:rPr>
        <w:lastRenderedPageBreak/>
        <w:t>RE</w:t>
      </w:r>
      <w:r>
        <w:rPr>
          <w:b/>
          <w:color w:val="0000FF"/>
        </w:rPr>
        <w:t>MMERCIEMENTS</w:t>
      </w:r>
    </w:p>
    <w:p w:rsidR="009B4184" w:rsidRPr="00737673" w:rsidRDefault="009B4184" w:rsidP="009B4184">
      <w:pPr>
        <w:spacing w:line="360" w:lineRule="auto"/>
        <w:rPr>
          <w:color w:val="0000FF"/>
          <w:sz w:val="22"/>
          <w:szCs w:val="22"/>
        </w:rPr>
      </w:pPr>
    </w:p>
    <w:p w:rsidR="009B4184" w:rsidRDefault="00066AB5" w:rsidP="00715DBD">
      <w:pPr>
        <w:spacing w:line="360" w:lineRule="auto"/>
        <w:rPr>
          <w:sz w:val="22"/>
          <w:szCs w:val="22"/>
        </w:rPr>
      </w:pPr>
      <w:r w:rsidRPr="00066AB5">
        <w:rPr>
          <w:sz w:val="22"/>
          <w:szCs w:val="22"/>
        </w:rPr>
        <w:t xml:space="preserve">Avant de commencer ce rapport, je souhaite remercier </w:t>
      </w:r>
      <w:r>
        <w:rPr>
          <w:sz w:val="22"/>
          <w:szCs w:val="22"/>
        </w:rPr>
        <w:t xml:space="preserve">Stéphanie MADEUX Skill Group Manager  ADM </w:t>
      </w:r>
      <w:r w:rsidR="00A44BBA">
        <w:rPr>
          <w:sz w:val="22"/>
          <w:szCs w:val="22"/>
        </w:rPr>
        <w:t xml:space="preserve">et </w:t>
      </w:r>
      <w:r>
        <w:rPr>
          <w:sz w:val="22"/>
          <w:szCs w:val="22"/>
        </w:rPr>
        <w:t>Didier THOMAZON</w:t>
      </w:r>
      <w:r w:rsidR="00A44BBA">
        <w:rPr>
          <w:sz w:val="22"/>
          <w:szCs w:val="22"/>
        </w:rPr>
        <w:t xml:space="preserve"> Skill Group Manager</w:t>
      </w:r>
      <w:r>
        <w:rPr>
          <w:sz w:val="22"/>
          <w:szCs w:val="22"/>
        </w:rPr>
        <w:t xml:space="preserve"> </w:t>
      </w:r>
      <w:r w:rsidRPr="00066AB5">
        <w:rPr>
          <w:sz w:val="22"/>
          <w:szCs w:val="22"/>
        </w:rPr>
        <w:t xml:space="preserve">pour m’avoir permis d’intégrer </w:t>
      </w:r>
      <w:r w:rsidR="00A44BBA">
        <w:rPr>
          <w:sz w:val="22"/>
          <w:szCs w:val="22"/>
        </w:rPr>
        <w:t>Capgemini Télécom &amp; Services, je tiens à remercier la responsable RH Laure SAUSSEREAU de m’avoir donné l’opportunité d’effectuer mon stage de fin d’études dans l’entreprise.</w:t>
      </w:r>
    </w:p>
    <w:p w:rsidR="00A44BBA" w:rsidRDefault="00A44BBA" w:rsidP="00715DBD">
      <w:pPr>
        <w:spacing w:line="360" w:lineRule="auto"/>
        <w:rPr>
          <w:sz w:val="22"/>
          <w:szCs w:val="22"/>
        </w:rPr>
      </w:pPr>
    </w:p>
    <w:p w:rsidR="00A44BBA" w:rsidRDefault="00F136D5" w:rsidP="00715DBD">
      <w:pPr>
        <w:spacing w:line="360" w:lineRule="auto"/>
        <w:rPr>
          <w:sz w:val="22"/>
          <w:szCs w:val="22"/>
        </w:rPr>
      </w:pPr>
      <w:r>
        <w:rPr>
          <w:sz w:val="22"/>
          <w:szCs w:val="22"/>
        </w:rPr>
        <w:t>Je remercie Jérôme LE DORZE, chef de projet</w:t>
      </w:r>
      <w:r w:rsidR="00642528">
        <w:rPr>
          <w:sz w:val="22"/>
          <w:szCs w:val="22"/>
        </w:rPr>
        <w:t>,</w:t>
      </w:r>
      <w:r>
        <w:rPr>
          <w:sz w:val="22"/>
          <w:szCs w:val="22"/>
        </w:rPr>
        <w:t xml:space="preserve"> et Pierre POST, responsable de l’application MyMT, de m’avoir accueilli</w:t>
      </w:r>
      <w:r w:rsidR="000F5962">
        <w:rPr>
          <w:sz w:val="22"/>
          <w:szCs w:val="22"/>
        </w:rPr>
        <w:t>e</w:t>
      </w:r>
      <w:r>
        <w:rPr>
          <w:sz w:val="22"/>
          <w:szCs w:val="22"/>
        </w:rPr>
        <w:t xml:space="preserve"> et facilité mon intégration au projet. Je </w:t>
      </w:r>
      <w:r w:rsidR="000E6574">
        <w:rPr>
          <w:sz w:val="22"/>
          <w:szCs w:val="22"/>
        </w:rPr>
        <w:t xml:space="preserve">remercie également à l’ensemble </w:t>
      </w:r>
      <w:r>
        <w:rPr>
          <w:sz w:val="22"/>
          <w:szCs w:val="22"/>
        </w:rPr>
        <w:t>de l’équipe de travail des projets de Monaco Telecom pour leur accueil, leur disponibilité et leur sympathie.</w:t>
      </w:r>
    </w:p>
    <w:p w:rsidR="00642528" w:rsidRDefault="00642528" w:rsidP="00715DBD">
      <w:pPr>
        <w:spacing w:line="360" w:lineRule="auto"/>
        <w:rPr>
          <w:sz w:val="22"/>
          <w:szCs w:val="22"/>
        </w:rPr>
      </w:pPr>
    </w:p>
    <w:p w:rsidR="00642528" w:rsidRPr="006C0D5B" w:rsidRDefault="006133D6" w:rsidP="00715DBD">
      <w:pPr>
        <w:spacing w:line="360" w:lineRule="auto"/>
        <w:rPr>
          <w:sz w:val="22"/>
          <w:szCs w:val="22"/>
        </w:rPr>
      </w:pPr>
      <w:r w:rsidRPr="006133D6">
        <w:rPr>
          <w:sz w:val="22"/>
          <w:szCs w:val="22"/>
        </w:rPr>
        <w:t>Je souhaite également remercier à l’ISTIC qui m’a offert une formation de qualité et mon tuteur de stage Cédric GUEGUEN.</w:t>
      </w:r>
    </w:p>
    <w:p w:rsidR="00F136D5" w:rsidRDefault="00F136D5" w:rsidP="00715DBD">
      <w:pPr>
        <w:spacing w:line="360" w:lineRule="auto"/>
        <w:rPr>
          <w:sz w:val="22"/>
          <w:szCs w:val="22"/>
        </w:rPr>
      </w:pPr>
    </w:p>
    <w:p w:rsidR="00F136D5" w:rsidRDefault="00F136D5" w:rsidP="00715DBD">
      <w:pPr>
        <w:spacing w:line="360" w:lineRule="auto"/>
        <w:rPr>
          <w:sz w:val="22"/>
          <w:szCs w:val="22"/>
        </w:rPr>
      </w:pPr>
    </w:p>
    <w:p w:rsidR="00A44BBA" w:rsidRPr="00066AB5" w:rsidRDefault="00A44BBA" w:rsidP="00715DBD">
      <w:pPr>
        <w:spacing w:line="360" w:lineRule="auto"/>
        <w:rPr>
          <w:b/>
          <w:color w:val="0000FF"/>
          <w:sz w:val="22"/>
          <w:szCs w:val="22"/>
        </w:rPr>
      </w:pPr>
    </w:p>
    <w:p w:rsidR="009B4184" w:rsidRDefault="009B4184" w:rsidP="00715DBD">
      <w:pPr>
        <w:spacing w:line="360" w:lineRule="auto"/>
        <w:rPr>
          <w:b/>
          <w:color w:val="0000FF"/>
        </w:rPr>
      </w:pPr>
    </w:p>
    <w:p w:rsidR="009B4184" w:rsidRDefault="009B4184" w:rsidP="00715DBD">
      <w:pPr>
        <w:spacing w:line="360" w:lineRule="auto"/>
        <w:rPr>
          <w:b/>
          <w:color w:val="0000FF"/>
        </w:rPr>
      </w:pPr>
    </w:p>
    <w:p w:rsidR="009B4184" w:rsidRDefault="009B4184" w:rsidP="00715DBD">
      <w:pPr>
        <w:spacing w:line="360" w:lineRule="auto"/>
        <w:rPr>
          <w:b/>
          <w:color w:val="0000FF"/>
        </w:rPr>
      </w:pPr>
    </w:p>
    <w:p w:rsidR="009B4184" w:rsidRDefault="009B4184" w:rsidP="00715DBD">
      <w:pPr>
        <w:spacing w:line="360" w:lineRule="auto"/>
        <w:rPr>
          <w:b/>
          <w:color w:val="0000FF"/>
        </w:rPr>
      </w:pPr>
    </w:p>
    <w:p w:rsidR="009B4184" w:rsidRDefault="009B4184" w:rsidP="00715DBD">
      <w:pPr>
        <w:spacing w:line="360" w:lineRule="auto"/>
        <w:rPr>
          <w:b/>
          <w:color w:val="0000FF"/>
        </w:rPr>
      </w:pPr>
    </w:p>
    <w:p w:rsidR="004206E4" w:rsidRDefault="004206E4" w:rsidP="004206E4">
      <w:pPr>
        <w:jc w:val="center"/>
        <w:rPr>
          <w:b/>
          <w:color w:val="0000FF"/>
          <w:sz w:val="36"/>
          <w:szCs w:val="36"/>
        </w:rPr>
      </w:pPr>
    </w:p>
    <w:p w:rsidR="009B4184" w:rsidRDefault="009B4184" w:rsidP="00715DBD">
      <w:pPr>
        <w:spacing w:line="360" w:lineRule="auto"/>
        <w:rPr>
          <w:b/>
          <w:color w:val="0000FF"/>
        </w:rPr>
      </w:pPr>
    </w:p>
    <w:p w:rsidR="009B4184" w:rsidRDefault="009B4184" w:rsidP="00715DBD">
      <w:pPr>
        <w:spacing w:line="360" w:lineRule="auto"/>
        <w:rPr>
          <w:b/>
          <w:color w:val="0000FF"/>
        </w:rPr>
      </w:pPr>
    </w:p>
    <w:p w:rsidR="004206E4" w:rsidRDefault="004206E4" w:rsidP="00715DBD">
      <w:pPr>
        <w:spacing w:line="360" w:lineRule="auto"/>
        <w:rPr>
          <w:b/>
          <w:color w:val="0000FF"/>
        </w:rPr>
      </w:pPr>
    </w:p>
    <w:p w:rsidR="004206E4" w:rsidRDefault="004206E4" w:rsidP="00715DBD">
      <w:pPr>
        <w:spacing w:line="360" w:lineRule="auto"/>
        <w:rPr>
          <w:b/>
          <w:color w:val="0000FF"/>
        </w:rPr>
      </w:pPr>
    </w:p>
    <w:p w:rsidR="004206E4" w:rsidRDefault="004206E4" w:rsidP="00715DBD">
      <w:pPr>
        <w:spacing w:line="360" w:lineRule="auto"/>
        <w:rPr>
          <w:b/>
          <w:color w:val="0000FF"/>
        </w:rPr>
      </w:pPr>
    </w:p>
    <w:p w:rsidR="004206E4" w:rsidRDefault="004206E4" w:rsidP="00715DBD">
      <w:pPr>
        <w:spacing w:line="360" w:lineRule="auto"/>
        <w:rPr>
          <w:b/>
          <w:color w:val="0000FF"/>
        </w:rPr>
      </w:pPr>
    </w:p>
    <w:p w:rsidR="004206E4" w:rsidRDefault="004206E4" w:rsidP="00715DBD">
      <w:pPr>
        <w:spacing w:line="360" w:lineRule="auto"/>
        <w:rPr>
          <w:b/>
          <w:color w:val="0000FF"/>
        </w:rPr>
      </w:pPr>
    </w:p>
    <w:p w:rsidR="00EC191B" w:rsidRDefault="00EC191B" w:rsidP="00715DBD">
      <w:pPr>
        <w:spacing w:line="360" w:lineRule="auto"/>
        <w:rPr>
          <w:b/>
          <w:color w:val="0000FF"/>
        </w:rPr>
      </w:pPr>
    </w:p>
    <w:p w:rsidR="00995840" w:rsidRDefault="00EF04C2" w:rsidP="00737673">
      <w:pPr>
        <w:spacing w:before="0" w:after="0" w:line="360" w:lineRule="auto"/>
      </w:pPr>
      <w:r>
        <w:rPr>
          <w:b/>
          <w:color w:val="0000FF"/>
        </w:rPr>
        <w:lastRenderedPageBreak/>
        <w:t>RÉSUMÉ</w:t>
      </w:r>
    </w:p>
    <w:p w:rsidR="005623B2" w:rsidRDefault="005623B2" w:rsidP="00737673">
      <w:pPr>
        <w:spacing w:before="0" w:after="0" w:line="360" w:lineRule="auto"/>
        <w:rPr>
          <w:sz w:val="22"/>
          <w:szCs w:val="22"/>
        </w:rPr>
      </w:pPr>
    </w:p>
    <w:p w:rsidR="005623B2" w:rsidRDefault="005623B2" w:rsidP="00737673">
      <w:pPr>
        <w:spacing w:before="0" w:after="0" w:line="360" w:lineRule="auto"/>
        <w:rPr>
          <w:sz w:val="22"/>
          <w:szCs w:val="22"/>
        </w:rPr>
      </w:pPr>
      <w:r w:rsidRPr="005623B2">
        <w:rPr>
          <w:sz w:val="22"/>
          <w:szCs w:val="22"/>
        </w:rPr>
        <w:t>Mon stage</w:t>
      </w:r>
      <w:r w:rsidR="00CD56F0">
        <w:rPr>
          <w:sz w:val="22"/>
          <w:szCs w:val="22"/>
        </w:rPr>
        <w:t xml:space="preserve"> de fin d’études du Master 2</w:t>
      </w:r>
      <w:r w:rsidRPr="005623B2">
        <w:rPr>
          <w:sz w:val="22"/>
          <w:szCs w:val="22"/>
        </w:rPr>
        <w:t xml:space="preserve"> MIAGE a été réalisé au sein de la société </w:t>
      </w:r>
      <w:r w:rsidR="00CD56F0">
        <w:rPr>
          <w:sz w:val="22"/>
          <w:szCs w:val="22"/>
        </w:rPr>
        <w:t>Capgemini Télécom &amp; Services</w:t>
      </w:r>
      <w:r w:rsidR="00490F88">
        <w:rPr>
          <w:sz w:val="22"/>
          <w:szCs w:val="22"/>
        </w:rPr>
        <w:t>,</w:t>
      </w:r>
      <w:r w:rsidRPr="005623B2">
        <w:rPr>
          <w:sz w:val="22"/>
          <w:szCs w:val="22"/>
        </w:rPr>
        <w:t xml:space="preserve"> </w:t>
      </w:r>
      <w:r w:rsidR="009135BA">
        <w:rPr>
          <w:sz w:val="22"/>
          <w:szCs w:val="22"/>
        </w:rPr>
        <w:t xml:space="preserve">agence </w:t>
      </w:r>
      <w:r w:rsidR="00490F88">
        <w:rPr>
          <w:sz w:val="22"/>
          <w:szCs w:val="22"/>
        </w:rPr>
        <w:t xml:space="preserve">de </w:t>
      </w:r>
      <w:r w:rsidR="009135BA">
        <w:rPr>
          <w:sz w:val="22"/>
          <w:szCs w:val="22"/>
        </w:rPr>
        <w:t>Rennes.</w:t>
      </w:r>
      <w:r w:rsidRPr="005623B2">
        <w:rPr>
          <w:sz w:val="22"/>
          <w:szCs w:val="22"/>
        </w:rPr>
        <w:t xml:space="preserve"> </w:t>
      </w:r>
    </w:p>
    <w:p w:rsidR="00EF04C2" w:rsidRDefault="00EF04C2" w:rsidP="00715DBD">
      <w:pPr>
        <w:spacing w:line="360" w:lineRule="auto"/>
        <w:rPr>
          <w:sz w:val="22"/>
          <w:szCs w:val="22"/>
        </w:rPr>
      </w:pPr>
    </w:p>
    <w:p w:rsidR="005623B2" w:rsidRPr="005623B2" w:rsidRDefault="000B0CFE" w:rsidP="00715DBD">
      <w:pPr>
        <w:spacing w:line="360" w:lineRule="auto"/>
        <w:rPr>
          <w:sz w:val="22"/>
          <w:szCs w:val="22"/>
        </w:rPr>
      </w:pPr>
      <w:r>
        <w:rPr>
          <w:sz w:val="22"/>
          <w:szCs w:val="22"/>
        </w:rPr>
        <w:t>Durant mon stage</w:t>
      </w:r>
      <w:r w:rsidR="00E9468D">
        <w:rPr>
          <w:sz w:val="22"/>
          <w:szCs w:val="22"/>
        </w:rPr>
        <w:t>, j’ai participé à une équipe de projet en charge de la maintenance évolutive de</w:t>
      </w:r>
      <w:r>
        <w:rPr>
          <w:sz w:val="22"/>
          <w:szCs w:val="22"/>
        </w:rPr>
        <w:t>s</w:t>
      </w:r>
      <w:r w:rsidR="00E9468D">
        <w:rPr>
          <w:sz w:val="22"/>
          <w:szCs w:val="22"/>
        </w:rPr>
        <w:t xml:space="preserve"> application</w:t>
      </w:r>
      <w:r>
        <w:rPr>
          <w:sz w:val="22"/>
          <w:szCs w:val="22"/>
        </w:rPr>
        <w:t xml:space="preserve">s pour l’opérateur Monaco Telecom. </w:t>
      </w:r>
      <w:r w:rsidR="006E3DEF">
        <w:rPr>
          <w:sz w:val="22"/>
          <w:szCs w:val="22"/>
        </w:rPr>
        <w:t xml:space="preserve">En particulier </w:t>
      </w:r>
      <w:r>
        <w:rPr>
          <w:sz w:val="22"/>
          <w:szCs w:val="22"/>
        </w:rPr>
        <w:t xml:space="preserve">j’ai travaillé sur l’application </w:t>
      </w:r>
      <w:r w:rsidR="00E9468D">
        <w:rPr>
          <w:sz w:val="22"/>
          <w:szCs w:val="22"/>
        </w:rPr>
        <w:t xml:space="preserve">MyMT </w:t>
      </w:r>
      <w:r w:rsidR="000E1706">
        <w:rPr>
          <w:sz w:val="22"/>
          <w:szCs w:val="22"/>
        </w:rPr>
        <w:t xml:space="preserve">qui est </w:t>
      </w:r>
      <w:r>
        <w:rPr>
          <w:sz w:val="22"/>
          <w:szCs w:val="22"/>
        </w:rPr>
        <w:t xml:space="preserve">l’application web destinée aux clients Monaco Telecom. MyMT </w:t>
      </w:r>
      <w:r w:rsidRPr="000B0CFE">
        <w:rPr>
          <w:sz w:val="22"/>
          <w:szCs w:val="22"/>
        </w:rPr>
        <w:t>permet à chaque client de consulter et faire évoluer ses offres, piloter sa consommation et gérer son compte</w:t>
      </w:r>
      <w:r>
        <w:rPr>
          <w:sz w:val="22"/>
          <w:szCs w:val="22"/>
        </w:rPr>
        <w:t>.</w:t>
      </w:r>
    </w:p>
    <w:p w:rsidR="000B0CFE" w:rsidRDefault="000B0CFE" w:rsidP="00715DBD">
      <w:pPr>
        <w:spacing w:line="360" w:lineRule="auto"/>
        <w:rPr>
          <w:sz w:val="22"/>
          <w:szCs w:val="22"/>
        </w:rPr>
      </w:pPr>
    </w:p>
    <w:p w:rsidR="000F33FD" w:rsidRPr="000F33FD" w:rsidRDefault="000F33FD" w:rsidP="00715DBD">
      <w:pPr>
        <w:pStyle w:val="Normalaprstbl"/>
        <w:spacing w:before="60" w:line="360" w:lineRule="auto"/>
        <w:rPr>
          <w:sz w:val="22"/>
          <w:szCs w:val="22"/>
        </w:rPr>
      </w:pPr>
      <w:r w:rsidRPr="000F33FD">
        <w:rPr>
          <w:sz w:val="22"/>
          <w:szCs w:val="22"/>
        </w:rPr>
        <w:t xml:space="preserve">Mes objectifs étaient d’apporter des évolutions </w:t>
      </w:r>
      <w:r>
        <w:rPr>
          <w:sz w:val="22"/>
          <w:szCs w:val="22"/>
        </w:rPr>
        <w:t>à l’application MyMT, puis d’</w:t>
      </w:r>
      <w:r w:rsidRPr="000F33FD">
        <w:rPr>
          <w:sz w:val="22"/>
          <w:szCs w:val="22"/>
        </w:rPr>
        <w:t xml:space="preserve">intégrer </w:t>
      </w:r>
      <w:r>
        <w:rPr>
          <w:sz w:val="22"/>
          <w:szCs w:val="22"/>
        </w:rPr>
        <w:t>ces évolutions et les valider</w:t>
      </w:r>
      <w:r w:rsidRPr="000F33FD">
        <w:rPr>
          <w:sz w:val="22"/>
          <w:szCs w:val="22"/>
        </w:rPr>
        <w:t xml:space="preserve">. </w:t>
      </w:r>
    </w:p>
    <w:p w:rsidR="00C51DC3" w:rsidRDefault="00C51DC3" w:rsidP="00715DBD">
      <w:pPr>
        <w:pStyle w:val="Normalaprstbl"/>
        <w:spacing w:before="60" w:line="360" w:lineRule="auto"/>
      </w:pPr>
    </w:p>
    <w:p w:rsidR="00FB32A1" w:rsidRDefault="00FB32A1" w:rsidP="00715DBD">
      <w:pPr>
        <w:pStyle w:val="Normalaprstbl"/>
        <w:spacing w:before="60" w:line="360" w:lineRule="auto"/>
      </w:pPr>
    </w:p>
    <w:p w:rsidR="00C51DC3" w:rsidRPr="00820394" w:rsidRDefault="005623B2" w:rsidP="00737673">
      <w:pPr>
        <w:spacing w:before="0" w:after="0" w:line="360" w:lineRule="auto"/>
        <w:rPr>
          <w:lang w:val="en-US"/>
        </w:rPr>
      </w:pPr>
      <w:r w:rsidRPr="00820394">
        <w:rPr>
          <w:b/>
          <w:color w:val="0000FF"/>
          <w:lang w:val="en-US"/>
        </w:rPr>
        <w:t>ABSTRACT</w:t>
      </w:r>
    </w:p>
    <w:p w:rsidR="00C51DC3" w:rsidRPr="00820394" w:rsidRDefault="00C51DC3" w:rsidP="00737673">
      <w:pPr>
        <w:pStyle w:val="Normalaprstbl"/>
        <w:spacing w:before="0" w:after="0" w:line="360" w:lineRule="auto"/>
        <w:rPr>
          <w:sz w:val="22"/>
          <w:lang w:val="en-US"/>
        </w:rPr>
      </w:pPr>
    </w:p>
    <w:p w:rsidR="009135BA" w:rsidRDefault="009135BA" w:rsidP="00737673">
      <w:pPr>
        <w:pStyle w:val="Normalaprstbl"/>
        <w:spacing w:before="0" w:after="0" w:line="360" w:lineRule="auto"/>
        <w:rPr>
          <w:sz w:val="22"/>
          <w:lang w:val="en-US"/>
        </w:rPr>
      </w:pPr>
      <w:r w:rsidRPr="009135BA">
        <w:rPr>
          <w:sz w:val="22"/>
          <w:lang w:val="en-US"/>
        </w:rPr>
        <w:t xml:space="preserve">My Master 2 MIAGE </w:t>
      </w:r>
      <w:r w:rsidR="00F96516" w:rsidRPr="009135BA">
        <w:rPr>
          <w:sz w:val="22"/>
          <w:lang w:val="en-US"/>
        </w:rPr>
        <w:t>internship</w:t>
      </w:r>
      <w:r w:rsidRPr="009135BA">
        <w:rPr>
          <w:sz w:val="22"/>
          <w:lang w:val="en-US"/>
        </w:rPr>
        <w:t xml:space="preserve"> was carried out within the company </w:t>
      </w:r>
      <w:r>
        <w:rPr>
          <w:sz w:val="22"/>
          <w:lang w:val="en-US"/>
        </w:rPr>
        <w:t>Capgemini Télécom &amp; Services at Rennes.</w:t>
      </w:r>
    </w:p>
    <w:p w:rsidR="009135BA" w:rsidRDefault="009135BA" w:rsidP="00737673">
      <w:pPr>
        <w:pStyle w:val="Normalaprstbl"/>
        <w:spacing w:before="0" w:after="0" w:line="360" w:lineRule="auto"/>
        <w:rPr>
          <w:sz w:val="22"/>
          <w:lang w:val="en-US"/>
        </w:rPr>
      </w:pPr>
    </w:p>
    <w:p w:rsidR="009135BA" w:rsidRDefault="009135BA" w:rsidP="009135BA">
      <w:pPr>
        <w:pStyle w:val="Normalaprstbl"/>
        <w:spacing w:before="0" w:after="0" w:line="360" w:lineRule="auto"/>
        <w:rPr>
          <w:sz w:val="22"/>
          <w:lang w:val="en-US"/>
        </w:rPr>
      </w:pPr>
      <w:r w:rsidRPr="009135BA">
        <w:rPr>
          <w:sz w:val="22"/>
          <w:lang w:val="en-US"/>
        </w:rPr>
        <w:t xml:space="preserve">During my internship, I participated in a project team responsible </w:t>
      </w:r>
      <w:r w:rsidR="00050A5F">
        <w:rPr>
          <w:sz w:val="22"/>
          <w:lang w:val="en-US"/>
        </w:rPr>
        <w:t>of</w:t>
      </w:r>
      <w:r w:rsidRPr="009135BA">
        <w:rPr>
          <w:sz w:val="22"/>
          <w:lang w:val="en-US"/>
        </w:rPr>
        <w:t xml:space="preserve"> the </w:t>
      </w:r>
      <w:r>
        <w:rPr>
          <w:sz w:val="22"/>
          <w:lang w:val="en-US"/>
        </w:rPr>
        <w:t>evolution and the</w:t>
      </w:r>
      <w:r w:rsidRPr="009135BA">
        <w:rPr>
          <w:sz w:val="22"/>
          <w:lang w:val="en-US"/>
        </w:rPr>
        <w:t xml:space="preserve"> maintenance of applications for the operator Monaco Telecom. Specifically I worked on MyMT application </w:t>
      </w:r>
      <w:r>
        <w:rPr>
          <w:sz w:val="22"/>
          <w:lang w:val="en-US"/>
        </w:rPr>
        <w:t xml:space="preserve">which </w:t>
      </w:r>
      <w:r w:rsidRPr="009135BA">
        <w:rPr>
          <w:sz w:val="22"/>
          <w:lang w:val="en-US"/>
        </w:rPr>
        <w:t>is a web application for Monaco Telecom</w:t>
      </w:r>
      <w:r>
        <w:rPr>
          <w:sz w:val="22"/>
          <w:lang w:val="en-US"/>
        </w:rPr>
        <w:t xml:space="preserve"> </w:t>
      </w:r>
      <w:r w:rsidRPr="009135BA">
        <w:rPr>
          <w:sz w:val="22"/>
          <w:lang w:val="en-US"/>
        </w:rPr>
        <w:t xml:space="preserve">customers. MyMT allows each client to consult and evolve its offerings, </w:t>
      </w:r>
      <w:r>
        <w:rPr>
          <w:sz w:val="22"/>
          <w:lang w:val="en-US"/>
        </w:rPr>
        <w:t>drive its</w:t>
      </w:r>
      <w:r w:rsidRPr="009135BA">
        <w:rPr>
          <w:sz w:val="22"/>
          <w:lang w:val="en-US"/>
        </w:rPr>
        <w:t xml:space="preserve"> consumption and manage their account.</w:t>
      </w:r>
    </w:p>
    <w:p w:rsidR="009135BA" w:rsidRDefault="009135BA" w:rsidP="009135BA">
      <w:pPr>
        <w:pStyle w:val="Normalaprstbl"/>
        <w:spacing w:before="0" w:after="0" w:line="360" w:lineRule="auto"/>
        <w:rPr>
          <w:sz w:val="22"/>
          <w:lang w:val="en-US"/>
        </w:rPr>
      </w:pPr>
    </w:p>
    <w:p w:rsidR="009135BA" w:rsidRDefault="009135BA" w:rsidP="009135BA">
      <w:pPr>
        <w:pStyle w:val="Normalaprstbl"/>
        <w:spacing w:before="0" w:after="0" w:line="360" w:lineRule="auto"/>
        <w:rPr>
          <w:sz w:val="22"/>
          <w:lang w:val="en-US"/>
        </w:rPr>
      </w:pPr>
      <w:r w:rsidRPr="009135BA">
        <w:rPr>
          <w:sz w:val="22"/>
          <w:lang w:val="en-US"/>
        </w:rPr>
        <w:t xml:space="preserve">My goals were to make </w:t>
      </w:r>
      <w:r>
        <w:rPr>
          <w:sz w:val="22"/>
          <w:lang w:val="en-US"/>
        </w:rPr>
        <w:t>evolve</w:t>
      </w:r>
      <w:r w:rsidRPr="009135BA">
        <w:rPr>
          <w:sz w:val="22"/>
          <w:lang w:val="en-US"/>
        </w:rPr>
        <w:t xml:space="preserve"> </w:t>
      </w:r>
      <w:r>
        <w:rPr>
          <w:sz w:val="22"/>
          <w:lang w:val="en-US"/>
        </w:rPr>
        <w:t xml:space="preserve">the </w:t>
      </w:r>
      <w:r w:rsidRPr="009135BA">
        <w:rPr>
          <w:sz w:val="22"/>
          <w:lang w:val="en-US"/>
        </w:rPr>
        <w:t xml:space="preserve">MyMT application, then integrate these changes and </w:t>
      </w:r>
      <w:r>
        <w:rPr>
          <w:sz w:val="22"/>
          <w:lang w:val="en-US"/>
        </w:rPr>
        <w:t>validate these evolutions</w:t>
      </w:r>
      <w:r w:rsidRPr="009135BA">
        <w:rPr>
          <w:sz w:val="22"/>
          <w:lang w:val="en-US"/>
        </w:rPr>
        <w:t>.</w:t>
      </w:r>
    </w:p>
    <w:p w:rsidR="009135BA" w:rsidRPr="009135BA" w:rsidRDefault="009135BA" w:rsidP="009135BA">
      <w:pPr>
        <w:pStyle w:val="Normalaprstbl"/>
        <w:spacing w:before="0" w:after="0" w:line="360" w:lineRule="auto"/>
        <w:rPr>
          <w:sz w:val="22"/>
          <w:lang w:val="en-US"/>
        </w:rPr>
      </w:pPr>
    </w:p>
    <w:p w:rsidR="00C51DC3" w:rsidRPr="009135BA" w:rsidRDefault="00C51DC3" w:rsidP="009135BA">
      <w:pPr>
        <w:pStyle w:val="Normalaprstbl"/>
        <w:spacing w:before="0" w:after="0" w:line="360" w:lineRule="auto"/>
        <w:rPr>
          <w:lang w:val="en-US"/>
        </w:rPr>
      </w:pPr>
    </w:p>
    <w:p w:rsidR="00C51DC3" w:rsidRPr="009135BA" w:rsidRDefault="00C51DC3" w:rsidP="00715DBD">
      <w:pPr>
        <w:pStyle w:val="Normalaprstbl"/>
        <w:spacing w:before="60" w:line="360" w:lineRule="auto"/>
        <w:rPr>
          <w:lang w:val="en-US"/>
        </w:rPr>
      </w:pPr>
    </w:p>
    <w:p w:rsidR="00C51DC3" w:rsidRPr="009135BA" w:rsidRDefault="00C51DC3" w:rsidP="00715DBD">
      <w:pPr>
        <w:pStyle w:val="Normalaprstbl"/>
        <w:spacing w:before="60" w:line="360" w:lineRule="auto"/>
        <w:rPr>
          <w:lang w:val="en-US"/>
        </w:rPr>
      </w:pPr>
    </w:p>
    <w:p w:rsidR="00C51DC3" w:rsidRPr="009135BA" w:rsidRDefault="00C51DC3" w:rsidP="00715DBD">
      <w:pPr>
        <w:pStyle w:val="Normalaprstbl"/>
        <w:spacing w:before="60" w:line="360" w:lineRule="auto"/>
        <w:rPr>
          <w:lang w:val="en-US"/>
        </w:rPr>
      </w:pPr>
    </w:p>
    <w:p w:rsidR="00C51DC3" w:rsidRPr="009135BA" w:rsidRDefault="00C51DC3" w:rsidP="00715DBD">
      <w:pPr>
        <w:pStyle w:val="Normalaprstbl"/>
        <w:spacing w:before="60" w:line="360" w:lineRule="auto"/>
        <w:rPr>
          <w:lang w:val="en-US"/>
        </w:rPr>
      </w:pPr>
    </w:p>
    <w:p w:rsidR="00C51DC3" w:rsidRPr="009135BA" w:rsidRDefault="00C51DC3" w:rsidP="00715DBD">
      <w:pPr>
        <w:pStyle w:val="Normalaprstbl"/>
        <w:spacing w:before="60" w:line="360" w:lineRule="auto"/>
        <w:rPr>
          <w:lang w:val="en-US"/>
        </w:rPr>
      </w:pPr>
    </w:p>
    <w:p w:rsidR="00A325D8" w:rsidRPr="008A52B6" w:rsidRDefault="00995840" w:rsidP="00715DBD">
      <w:pPr>
        <w:spacing w:line="360" w:lineRule="auto"/>
        <w:jc w:val="right"/>
        <w:outlineLvl w:val="0"/>
        <w:rPr>
          <w:b/>
          <w:i/>
          <w:sz w:val="44"/>
        </w:rPr>
      </w:pPr>
      <w:r w:rsidRPr="008A52B6">
        <w:rPr>
          <w:b/>
          <w:i/>
          <w:sz w:val="44"/>
        </w:rPr>
        <w:lastRenderedPageBreak/>
        <w:t>SOMMAIRE</w:t>
      </w:r>
      <w:bookmarkStart w:id="1" w:name="S_Page"/>
    </w:p>
    <w:p w:rsidR="00995840" w:rsidRPr="008A52B6" w:rsidRDefault="00A325D8" w:rsidP="00715DBD">
      <w:pPr>
        <w:spacing w:before="0" w:after="0" w:line="360" w:lineRule="auto"/>
        <w:jc w:val="right"/>
      </w:pPr>
      <w:r w:rsidRPr="008A52B6">
        <w:rPr>
          <w:vanish/>
        </w:rPr>
        <w:t>page</w:t>
      </w:r>
      <w:bookmarkEnd w:id="1"/>
    </w:p>
    <w:p w:rsidR="005D6E30" w:rsidRPr="005D6E30" w:rsidRDefault="00305757">
      <w:pPr>
        <w:pStyle w:val="TM1"/>
        <w:rPr>
          <w:ins w:id="2" w:author="TUNQUI Carla (ctunqui)" w:date="2014-08-19T15:30:00Z"/>
          <w:rFonts w:asciiTheme="minorHAnsi" w:eastAsiaTheme="minorEastAsia" w:hAnsiTheme="minorHAnsi" w:cstheme="minorBidi"/>
          <w:b w:val="0"/>
          <w:caps w:val="0"/>
          <w:sz w:val="20"/>
          <w:szCs w:val="22"/>
          <w:rPrChange w:id="3" w:author="TUNQUI Carla (ctunqui)" w:date="2014-08-19T15:31:00Z">
            <w:rPr>
              <w:ins w:id="4" w:author="TUNQUI Carla (ctunqui)" w:date="2014-08-19T15:30:00Z"/>
              <w:rFonts w:asciiTheme="minorHAnsi" w:eastAsiaTheme="minorEastAsia" w:hAnsiTheme="minorHAnsi" w:cstheme="minorBidi"/>
              <w:b w:val="0"/>
              <w:caps w:val="0"/>
              <w:sz w:val="22"/>
              <w:szCs w:val="22"/>
            </w:rPr>
          </w:rPrChange>
        </w:rPr>
      </w:pPr>
      <w:r w:rsidRPr="00305757">
        <w:rPr>
          <w:b w:val="0"/>
          <w:caps w:val="0"/>
          <w:sz w:val="18"/>
          <w:rPrChange w:id="5" w:author="TUNQUI Carla (ctunqui)" w:date="2014-08-19T15:31:00Z">
            <w:rPr>
              <w:noProof w:val="0"/>
              <w:sz w:val="20"/>
            </w:rPr>
          </w:rPrChange>
        </w:rPr>
        <w:fldChar w:fldCharType="begin"/>
      </w:r>
      <w:r w:rsidRPr="00305757">
        <w:rPr>
          <w:b w:val="0"/>
          <w:caps w:val="0"/>
          <w:sz w:val="18"/>
          <w:rPrChange w:id="6" w:author="TUNQUI Carla (ctunqui)" w:date="2014-08-19T15:31:00Z">
            <w:rPr>
              <w:b w:val="0"/>
              <w:caps w:val="0"/>
              <w:sz w:val="20"/>
            </w:rPr>
          </w:rPrChange>
        </w:rPr>
        <w:instrText xml:space="preserve"> TOC \o "1-4" </w:instrText>
      </w:r>
      <w:r w:rsidRPr="00305757">
        <w:rPr>
          <w:b w:val="0"/>
          <w:caps w:val="0"/>
          <w:sz w:val="18"/>
          <w:rPrChange w:id="7" w:author="TUNQUI Carla (ctunqui)" w:date="2014-08-19T15:31:00Z">
            <w:rPr>
              <w:noProof w:val="0"/>
              <w:sz w:val="20"/>
            </w:rPr>
          </w:rPrChange>
        </w:rPr>
        <w:fldChar w:fldCharType="separate"/>
      </w:r>
      <w:ins w:id="8" w:author="TUNQUI Carla (ctunqui)" w:date="2014-08-19T15:30:00Z">
        <w:r w:rsidRPr="00305757">
          <w:rPr>
            <w:sz w:val="22"/>
            <w:rPrChange w:id="9" w:author="TUNQUI Carla (ctunqui)" w:date="2014-08-19T15:31:00Z">
              <w:rPr/>
            </w:rPrChange>
          </w:rPr>
          <w:t>1.</w:t>
        </w:r>
        <w:r w:rsidRPr="00305757">
          <w:rPr>
            <w:rFonts w:asciiTheme="minorHAnsi" w:eastAsiaTheme="minorEastAsia" w:hAnsiTheme="minorHAnsi" w:cstheme="minorBidi"/>
            <w:b w:val="0"/>
            <w:caps w:val="0"/>
            <w:sz w:val="20"/>
            <w:szCs w:val="22"/>
            <w:rPrChange w:id="10" w:author="TUNQUI Carla (ctunqui)" w:date="2014-08-19T15:31:00Z">
              <w:rPr>
                <w:rFonts w:asciiTheme="minorHAnsi" w:eastAsiaTheme="minorEastAsia" w:hAnsiTheme="minorHAnsi" w:cstheme="minorBidi"/>
                <w:b w:val="0"/>
                <w:caps w:val="0"/>
                <w:sz w:val="22"/>
                <w:szCs w:val="22"/>
              </w:rPr>
            </w:rPrChange>
          </w:rPr>
          <w:tab/>
        </w:r>
        <w:r w:rsidRPr="00305757">
          <w:rPr>
            <w:sz w:val="22"/>
            <w:rPrChange w:id="11" w:author="TUNQUI Carla (ctunqui)" w:date="2014-08-19T15:31:00Z">
              <w:rPr/>
            </w:rPrChange>
          </w:rPr>
          <w:t>Introduction</w:t>
        </w:r>
        <w:r w:rsidRPr="00305757">
          <w:rPr>
            <w:sz w:val="22"/>
            <w:rPrChange w:id="12" w:author="TUNQUI Carla (ctunqui)" w:date="2014-08-19T15:31:00Z">
              <w:rPr/>
            </w:rPrChange>
          </w:rPr>
          <w:tab/>
        </w:r>
        <w:r w:rsidRPr="00305757">
          <w:rPr>
            <w:sz w:val="22"/>
            <w:rPrChange w:id="13" w:author="TUNQUI Carla (ctunqui)" w:date="2014-08-19T15:31:00Z">
              <w:rPr/>
            </w:rPrChange>
          </w:rPr>
          <w:fldChar w:fldCharType="begin"/>
        </w:r>
        <w:r w:rsidRPr="00305757">
          <w:rPr>
            <w:sz w:val="22"/>
            <w:rPrChange w:id="14" w:author="TUNQUI Carla (ctunqui)" w:date="2014-08-19T15:31:00Z">
              <w:rPr/>
            </w:rPrChange>
          </w:rPr>
          <w:instrText xml:space="preserve"> PAGEREF _Toc396225582 \h </w:instrText>
        </w:r>
      </w:ins>
      <w:r w:rsidRPr="00305757">
        <w:rPr>
          <w:sz w:val="22"/>
          <w:rPrChange w:id="15" w:author="TUNQUI Carla (ctunqui)" w:date="2014-08-19T15:31:00Z">
            <w:rPr>
              <w:sz w:val="22"/>
            </w:rPr>
          </w:rPrChange>
        </w:rPr>
      </w:r>
      <w:r w:rsidRPr="00305757">
        <w:rPr>
          <w:sz w:val="22"/>
          <w:rPrChange w:id="16" w:author="TUNQUI Carla (ctunqui)" w:date="2014-08-19T15:31:00Z">
            <w:rPr/>
          </w:rPrChange>
        </w:rPr>
        <w:fldChar w:fldCharType="separate"/>
      </w:r>
      <w:ins w:id="17" w:author="TUNQUI Carla (ctunqui)" w:date="2014-08-19T15:52:00Z">
        <w:r w:rsidR="00235E5E">
          <w:rPr>
            <w:sz w:val="22"/>
          </w:rPr>
          <w:t>6</w:t>
        </w:r>
      </w:ins>
      <w:ins w:id="18" w:author="TUNQUI Carla (ctunqui)" w:date="2014-08-19T15:30:00Z">
        <w:r w:rsidRPr="00305757">
          <w:rPr>
            <w:sz w:val="22"/>
            <w:rPrChange w:id="19" w:author="TUNQUI Carla (ctunqui)" w:date="2014-08-19T15:31:00Z">
              <w:rPr/>
            </w:rPrChange>
          </w:rPr>
          <w:fldChar w:fldCharType="end"/>
        </w:r>
      </w:ins>
    </w:p>
    <w:p w:rsidR="005D6E30" w:rsidRPr="005D6E30" w:rsidRDefault="00305757">
      <w:pPr>
        <w:pStyle w:val="TM1"/>
        <w:rPr>
          <w:ins w:id="20" w:author="TUNQUI Carla (ctunqui)" w:date="2014-08-19T15:30:00Z"/>
          <w:rFonts w:asciiTheme="minorHAnsi" w:eastAsiaTheme="minorEastAsia" w:hAnsiTheme="minorHAnsi" w:cstheme="minorBidi"/>
          <w:b w:val="0"/>
          <w:caps w:val="0"/>
          <w:sz w:val="20"/>
          <w:szCs w:val="22"/>
          <w:rPrChange w:id="21" w:author="TUNQUI Carla (ctunqui)" w:date="2014-08-19T15:31:00Z">
            <w:rPr>
              <w:ins w:id="22" w:author="TUNQUI Carla (ctunqui)" w:date="2014-08-19T15:30:00Z"/>
              <w:rFonts w:asciiTheme="minorHAnsi" w:eastAsiaTheme="minorEastAsia" w:hAnsiTheme="minorHAnsi" w:cstheme="minorBidi"/>
              <w:b w:val="0"/>
              <w:caps w:val="0"/>
              <w:sz w:val="22"/>
              <w:szCs w:val="22"/>
            </w:rPr>
          </w:rPrChange>
        </w:rPr>
      </w:pPr>
      <w:ins w:id="23" w:author="TUNQUI Carla (ctunqui)" w:date="2014-08-19T15:30:00Z">
        <w:r w:rsidRPr="00305757">
          <w:rPr>
            <w:sz w:val="22"/>
            <w:rPrChange w:id="24" w:author="TUNQUI Carla (ctunqui)" w:date="2014-08-19T15:31:00Z">
              <w:rPr/>
            </w:rPrChange>
          </w:rPr>
          <w:t>2.</w:t>
        </w:r>
        <w:r w:rsidRPr="00305757">
          <w:rPr>
            <w:rFonts w:asciiTheme="minorHAnsi" w:eastAsiaTheme="minorEastAsia" w:hAnsiTheme="minorHAnsi" w:cstheme="minorBidi"/>
            <w:b w:val="0"/>
            <w:caps w:val="0"/>
            <w:sz w:val="20"/>
            <w:szCs w:val="22"/>
            <w:rPrChange w:id="25" w:author="TUNQUI Carla (ctunqui)" w:date="2014-08-19T15:31:00Z">
              <w:rPr>
                <w:rFonts w:asciiTheme="minorHAnsi" w:eastAsiaTheme="minorEastAsia" w:hAnsiTheme="minorHAnsi" w:cstheme="minorBidi"/>
                <w:b w:val="0"/>
                <w:caps w:val="0"/>
                <w:sz w:val="22"/>
                <w:szCs w:val="22"/>
              </w:rPr>
            </w:rPrChange>
          </w:rPr>
          <w:tab/>
        </w:r>
        <w:r w:rsidRPr="00305757">
          <w:rPr>
            <w:sz w:val="22"/>
            <w:rPrChange w:id="26" w:author="TUNQUI Carla (ctunqui)" w:date="2014-08-19T15:31:00Z">
              <w:rPr/>
            </w:rPrChange>
          </w:rPr>
          <w:t>PrÉsentation de l’entreprise</w:t>
        </w:r>
        <w:r w:rsidRPr="00305757">
          <w:rPr>
            <w:sz w:val="22"/>
            <w:rPrChange w:id="27" w:author="TUNQUI Carla (ctunqui)" w:date="2014-08-19T15:31:00Z">
              <w:rPr/>
            </w:rPrChange>
          </w:rPr>
          <w:tab/>
        </w:r>
        <w:r w:rsidRPr="00305757">
          <w:rPr>
            <w:sz w:val="22"/>
            <w:rPrChange w:id="28" w:author="TUNQUI Carla (ctunqui)" w:date="2014-08-19T15:31:00Z">
              <w:rPr/>
            </w:rPrChange>
          </w:rPr>
          <w:fldChar w:fldCharType="begin"/>
        </w:r>
        <w:r w:rsidRPr="00305757">
          <w:rPr>
            <w:sz w:val="22"/>
            <w:rPrChange w:id="29" w:author="TUNQUI Carla (ctunqui)" w:date="2014-08-19T15:31:00Z">
              <w:rPr/>
            </w:rPrChange>
          </w:rPr>
          <w:instrText xml:space="preserve"> PAGEREF _Toc396225583 \h </w:instrText>
        </w:r>
      </w:ins>
      <w:r w:rsidRPr="00305757">
        <w:rPr>
          <w:sz w:val="22"/>
          <w:rPrChange w:id="30" w:author="TUNQUI Carla (ctunqui)" w:date="2014-08-19T15:31:00Z">
            <w:rPr>
              <w:sz w:val="22"/>
            </w:rPr>
          </w:rPrChange>
        </w:rPr>
      </w:r>
      <w:r w:rsidRPr="00305757">
        <w:rPr>
          <w:sz w:val="22"/>
          <w:rPrChange w:id="31" w:author="TUNQUI Carla (ctunqui)" w:date="2014-08-19T15:31:00Z">
            <w:rPr/>
          </w:rPrChange>
        </w:rPr>
        <w:fldChar w:fldCharType="separate"/>
      </w:r>
      <w:ins w:id="32" w:author="TUNQUI Carla (ctunqui)" w:date="2014-08-19T15:52:00Z">
        <w:r w:rsidR="00235E5E">
          <w:rPr>
            <w:sz w:val="22"/>
          </w:rPr>
          <w:t>7</w:t>
        </w:r>
      </w:ins>
      <w:ins w:id="33" w:author="TUNQUI Carla (ctunqui)" w:date="2014-08-19T15:30:00Z">
        <w:r w:rsidRPr="00305757">
          <w:rPr>
            <w:sz w:val="22"/>
            <w:rPrChange w:id="34" w:author="TUNQUI Carla (ctunqui)" w:date="2014-08-19T15:31:00Z">
              <w:rPr/>
            </w:rPrChange>
          </w:rPr>
          <w:fldChar w:fldCharType="end"/>
        </w:r>
      </w:ins>
    </w:p>
    <w:p w:rsidR="005D6E30" w:rsidRPr="005D6E30" w:rsidRDefault="00305757">
      <w:pPr>
        <w:pStyle w:val="TM2"/>
        <w:rPr>
          <w:ins w:id="35" w:author="TUNQUI Carla (ctunqui)" w:date="2014-08-19T15:30:00Z"/>
          <w:rFonts w:asciiTheme="minorHAnsi" w:eastAsiaTheme="minorEastAsia" w:hAnsiTheme="minorHAnsi" w:cstheme="minorBidi"/>
          <w:smallCaps w:val="0"/>
          <w:sz w:val="20"/>
          <w:szCs w:val="22"/>
          <w:rPrChange w:id="36" w:author="TUNQUI Carla (ctunqui)" w:date="2014-08-19T15:31:00Z">
            <w:rPr>
              <w:ins w:id="37" w:author="TUNQUI Carla (ctunqui)" w:date="2014-08-19T15:30:00Z"/>
              <w:rFonts w:asciiTheme="minorHAnsi" w:eastAsiaTheme="minorEastAsia" w:hAnsiTheme="minorHAnsi" w:cstheme="minorBidi"/>
              <w:smallCaps w:val="0"/>
              <w:sz w:val="22"/>
              <w:szCs w:val="22"/>
            </w:rPr>
          </w:rPrChange>
        </w:rPr>
      </w:pPr>
      <w:ins w:id="38" w:author="TUNQUI Carla (ctunqui)" w:date="2014-08-19T15:30:00Z">
        <w:r w:rsidRPr="00305757">
          <w:rPr>
            <w:sz w:val="22"/>
            <w:rPrChange w:id="39" w:author="TUNQUI Carla (ctunqui)" w:date="2014-08-19T15:31:00Z">
              <w:rPr/>
            </w:rPrChange>
          </w:rPr>
          <w:t>2.1</w:t>
        </w:r>
        <w:r w:rsidRPr="00305757">
          <w:rPr>
            <w:rFonts w:asciiTheme="minorHAnsi" w:eastAsiaTheme="minorEastAsia" w:hAnsiTheme="minorHAnsi" w:cstheme="minorBidi"/>
            <w:smallCaps w:val="0"/>
            <w:sz w:val="20"/>
            <w:szCs w:val="22"/>
            <w:rPrChange w:id="40" w:author="TUNQUI Carla (ctunqui)" w:date="2014-08-19T15:31:00Z">
              <w:rPr>
                <w:rFonts w:asciiTheme="minorHAnsi" w:eastAsiaTheme="minorEastAsia" w:hAnsiTheme="minorHAnsi" w:cstheme="minorBidi"/>
                <w:smallCaps w:val="0"/>
                <w:sz w:val="22"/>
                <w:szCs w:val="22"/>
              </w:rPr>
            </w:rPrChange>
          </w:rPr>
          <w:tab/>
        </w:r>
        <w:r w:rsidRPr="00305757">
          <w:rPr>
            <w:sz w:val="22"/>
            <w:rPrChange w:id="41" w:author="TUNQUI Carla (ctunqui)" w:date="2014-08-19T15:31:00Z">
              <w:rPr/>
            </w:rPrChange>
          </w:rPr>
          <w:t>Historique du groupe</w:t>
        </w:r>
        <w:r w:rsidRPr="00305757">
          <w:rPr>
            <w:sz w:val="22"/>
            <w:rPrChange w:id="42" w:author="TUNQUI Carla (ctunqui)" w:date="2014-08-19T15:31:00Z">
              <w:rPr/>
            </w:rPrChange>
          </w:rPr>
          <w:tab/>
        </w:r>
        <w:r w:rsidRPr="00305757">
          <w:rPr>
            <w:sz w:val="22"/>
            <w:rPrChange w:id="43" w:author="TUNQUI Carla (ctunqui)" w:date="2014-08-19T15:31:00Z">
              <w:rPr/>
            </w:rPrChange>
          </w:rPr>
          <w:fldChar w:fldCharType="begin"/>
        </w:r>
        <w:r w:rsidRPr="00305757">
          <w:rPr>
            <w:sz w:val="22"/>
            <w:rPrChange w:id="44" w:author="TUNQUI Carla (ctunqui)" w:date="2014-08-19T15:31:00Z">
              <w:rPr/>
            </w:rPrChange>
          </w:rPr>
          <w:instrText xml:space="preserve"> PAGEREF _Toc396225584 \h </w:instrText>
        </w:r>
      </w:ins>
      <w:r w:rsidRPr="00305757">
        <w:rPr>
          <w:sz w:val="22"/>
          <w:rPrChange w:id="45" w:author="TUNQUI Carla (ctunqui)" w:date="2014-08-19T15:31:00Z">
            <w:rPr>
              <w:sz w:val="22"/>
            </w:rPr>
          </w:rPrChange>
        </w:rPr>
      </w:r>
      <w:r w:rsidRPr="00305757">
        <w:rPr>
          <w:sz w:val="22"/>
          <w:rPrChange w:id="46" w:author="TUNQUI Carla (ctunqui)" w:date="2014-08-19T15:31:00Z">
            <w:rPr/>
          </w:rPrChange>
        </w:rPr>
        <w:fldChar w:fldCharType="separate"/>
      </w:r>
      <w:ins w:id="47" w:author="TUNQUI Carla (ctunqui)" w:date="2014-08-19T15:52:00Z">
        <w:r w:rsidR="00235E5E">
          <w:rPr>
            <w:sz w:val="22"/>
          </w:rPr>
          <w:t>7</w:t>
        </w:r>
      </w:ins>
      <w:ins w:id="48" w:author="TUNQUI Carla (ctunqui)" w:date="2014-08-19T15:30:00Z">
        <w:r w:rsidRPr="00305757">
          <w:rPr>
            <w:sz w:val="22"/>
            <w:rPrChange w:id="49" w:author="TUNQUI Carla (ctunqui)" w:date="2014-08-19T15:31:00Z">
              <w:rPr/>
            </w:rPrChange>
          </w:rPr>
          <w:fldChar w:fldCharType="end"/>
        </w:r>
      </w:ins>
    </w:p>
    <w:p w:rsidR="005D6E30" w:rsidRPr="005D6E30" w:rsidRDefault="00305757">
      <w:pPr>
        <w:pStyle w:val="TM2"/>
        <w:rPr>
          <w:ins w:id="50" w:author="TUNQUI Carla (ctunqui)" w:date="2014-08-19T15:30:00Z"/>
          <w:rFonts w:asciiTheme="minorHAnsi" w:eastAsiaTheme="minorEastAsia" w:hAnsiTheme="minorHAnsi" w:cstheme="minorBidi"/>
          <w:smallCaps w:val="0"/>
          <w:sz w:val="20"/>
          <w:szCs w:val="22"/>
          <w:rPrChange w:id="51" w:author="TUNQUI Carla (ctunqui)" w:date="2014-08-19T15:31:00Z">
            <w:rPr>
              <w:ins w:id="52" w:author="TUNQUI Carla (ctunqui)" w:date="2014-08-19T15:30:00Z"/>
              <w:rFonts w:asciiTheme="minorHAnsi" w:eastAsiaTheme="minorEastAsia" w:hAnsiTheme="minorHAnsi" w:cstheme="minorBidi"/>
              <w:smallCaps w:val="0"/>
              <w:sz w:val="22"/>
              <w:szCs w:val="22"/>
            </w:rPr>
          </w:rPrChange>
        </w:rPr>
      </w:pPr>
      <w:ins w:id="53" w:author="TUNQUI Carla (ctunqui)" w:date="2014-08-19T15:30:00Z">
        <w:r w:rsidRPr="00305757">
          <w:rPr>
            <w:sz w:val="22"/>
            <w:rPrChange w:id="54" w:author="TUNQUI Carla (ctunqui)" w:date="2014-08-19T15:31:00Z">
              <w:rPr/>
            </w:rPrChange>
          </w:rPr>
          <w:t>2.2</w:t>
        </w:r>
        <w:r w:rsidRPr="00305757">
          <w:rPr>
            <w:rFonts w:asciiTheme="minorHAnsi" w:eastAsiaTheme="minorEastAsia" w:hAnsiTheme="minorHAnsi" w:cstheme="minorBidi"/>
            <w:smallCaps w:val="0"/>
            <w:sz w:val="20"/>
            <w:szCs w:val="22"/>
            <w:rPrChange w:id="55" w:author="TUNQUI Carla (ctunqui)" w:date="2014-08-19T15:31:00Z">
              <w:rPr>
                <w:rFonts w:asciiTheme="minorHAnsi" w:eastAsiaTheme="minorEastAsia" w:hAnsiTheme="minorHAnsi" w:cstheme="minorBidi"/>
                <w:smallCaps w:val="0"/>
                <w:sz w:val="22"/>
                <w:szCs w:val="22"/>
              </w:rPr>
            </w:rPrChange>
          </w:rPr>
          <w:tab/>
        </w:r>
        <w:r w:rsidRPr="00305757">
          <w:rPr>
            <w:sz w:val="22"/>
            <w:rPrChange w:id="56" w:author="TUNQUI Carla (ctunqui)" w:date="2014-08-19T15:31:00Z">
              <w:rPr/>
            </w:rPrChange>
          </w:rPr>
          <w:t>Chiffres clÉs</w:t>
        </w:r>
        <w:r w:rsidRPr="00305757">
          <w:rPr>
            <w:sz w:val="22"/>
            <w:rPrChange w:id="57" w:author="TUNQUI Carla (ctunqui)" w:date="2014-08-19T15:31:00Z">
              <w:rPr/>
            </w:rPrChange>
          </w:rPr>
          <w:tab/>
        </w:r>
        <w:r w:rsidRPr="00305757">
          <w:rPr>
            <w:sz w:val="22"/>
            <w:rPrChange w:id="58" w:author="TUNQUI Carla (ctunqui)" w:date="2014-08-19T15:31:00Z">
              <w:rPr/>
            </w:rPrChange>
          </w:rPr>
          <w:fldChar w:fldCharType="begin"/>
        </w:r>
        <w:r w:rsidRPr="00305757">
          <w:rPr>
            <w:sz w:val="22"/>
            <w:rPrChange w:id="59" w:author="TUNQUI Carla (ctunqui)" w:date="2014-08-19T15:31:00Z">
              <w:rPr/>
            </w:rPrChange>
          </w:rPr>
          <w:instrText xml:space="preserve"> PAGEREF _Toc396225585 \h </w:instrText>
        </w:r>
      </w:ins>
      <w:r w:rsidRPr="00305757">
        <w:rPr>
          <w:sz w:val="22"/>
          <w:rPrChange w:id="60" w:author="TUNQUI Carla (ctunqui)" w:date="2014-08-19T15:31:00Z">
            <w:rPr>
              <w:sz w:val="22"/>
            </w:rPr>
          </w:rPrChange>
        </w:rPr>
      </w:r>
      <w:r w:rsidRPr="00305757">
        <w:rPr>
          <w:sz w:val="22"/>
          <w:rPrChange w:id="61" w:author="TUNQUI Carla (ctunqui)" w:date="2014-08-19T15:31:00Z">
            <w:rPr/>
          </w:rPrChange>
        </w:rPr>
        <w:fldChar w:fldCharType="separate"/>
      </w:r>
      <w:ins w:id="62" w:author="TUNQUI Carla (ctunqui)" w:date="2014-08-19T15:52:00Z">
        <w:r w:rsidR="00235E5E">
          <w:rPr>
            <w:sz w:val="22"/>
          </w:rPr>
          <w:t>7</w:t>
        </w:r>
      </w:ins>
      <w:ins w:id="63" w:author="TUNQUI Carla (ctunqui)" w:date="2014-08-19T15:30:00Z">
        <w:r w:rsidRPr="00305757">
          <w:rPr>
            <w:sz w:val="22"/>
            <w:rPrChange w:id="64" w:author="TUNQUI Carla (ctunqui)" w:date="2014-08-19T15:31:00Z">
              <w:rPr/>
            </w:rPrChange>
          </w:rPr>
          <w:fldChar w:fldCharType="end"/>
        </w:r>
      </w:ins>
    </w:p>
    <w:p w:rsidR="005D6E30" w:rsidRPr="005D6E30" w:rsidRDefault="00305757">
      <w:pPr>
        <w:pStyle w:val="TM2"/>
        <w:rPr>
          <w:ins w:id="65" w:author="TUNQUI Carla (ctunqui)" w:date="2014-08-19T15:30:00Z"/>
          <w:rFonts w:asciiTheme="minorHAnsi" w:eastAsiaTheme="minorEastAsia" w:hAnsiTheme="minorHAnsi" w:cstheme="minorBidi"/>
          <w:smallCaps w:val="0"/>
          <w:sz w:val="20"/>
          <w:szCs w:val="22"/>
          <w:rPrChange w:id="66" w:author="TUNQUI Carla (ctunqui)" w:date="2014-08-19T15:31:00Z">
            <w:rPr>
              <w:ins w:id="67" w:author="TUNQUI Carla (ctunqui)" w:date="2014-08-19T15:30:00Z"/>
              <w:rFonts w:asciiTheme="minorHAnsi" w:eastAsiaTheme="minorEastAsia" w:hAnsiTheme="minorHAnsi" w:cstheme="minorBidi"/>
              <w:smallCaps w:val="0"/>
              <w:sz w:val="22"/>
              <w:szCs w:val="22"/>
            </w:rPr>
          </w:rPrChange>
        </w:rPr>
      </w:pPr>
      <w:ins w:id="68" w:author="TUNQUI Carla (ctunqui)" w:date="2014-08-19T15:30:00Z">
        <w:r w:rsidRPr="00305757">
          <w:rPr>
            <w:sz w:val="22"/>
            <w:rPrChange w:id="69" w:author="TUNQUI Carla (ctunqui)" w:date="2014-08-19T15:31:00Z">
              <w:rPr/>
            </w:rPrChange>
          </w:rPr>
          <w:t>2.3</w:t>
        </w:r>
        <w:r w:rsidRPr="00305757">
          <w:rPr>
            <w:rFonts w:asciiTheme="minorHAnsi" w:eastAsiaTheme="minorEastAsia" w:hAnsiTheme="minorHAnsi" w:cstheme="minorBidi"/>
            <w:smallCaps w:val="0"/>
            <w:sz w:val="20"/>
            <w:szCs w:val="22"/>
            <w:rPrChange w:id="70" w:author="TUNQUI Carla (ctunqui)" w:date="2014-08-19T15:31:00Z">
              <w:rPr>
                <w:rFonts w:asciiTheme="minorHAnsi" w:eastAsiaTheme="minorEastAsia" w:hAnsiTheme="minorHAnsi" w:cstheme="minorBidi"/>
                <w:smallCaps w:val="0"/>
                <w:sz w:val="22"/>
                <w:szCs w:val="22"/>
              </w:rPr>
            </w:rPrChange>
          </w:rPr>
          <w:tab/>
        </w:r>
        <w:r w:rsidRPr="00305757">
          <w:rPr>
            <w:sz w:val="22"/>
            <w:rPrChange w:id="71" w:author="TUNQUI Carla (ctunqui)" w:date="2014-08-19T15:31:00Z">
              <w:rPr/>
            </w:rPrChange>
          </w:rPr>
          <w:t>Les disciplines clÉs de Capgemini</w:t>
        </w:r>
        <w:r w:rsidRPr="00305757">
          <w:rPr>
            <w:sz w:val="22"/>
            <w:rPrChange w:id="72" w:author="TUNQUI Carla (ctunqui)" w:date="2014-08-19T15:31:00Z">
              <w:rPr/>
            </w:rPrChange>
          </w:rPr>
          <w:tab/>
        </w:r>
        <w:r w:rsidRPr="00305757">
          <w:rPr>
            <w:sz w:val="22"/>
            <w:rPrChange w:id="73" w:author="TUNQUI Carla (ctunqui)" w:date="2014-08-19T15:31:00Z">
              <w:rPr/>
            </w:rPrChange>
          </w:rPr>
          <w:fldChar w:fldCharType="begin"/>
        </w:r>
        <w:r w:rsidRPr="00305757">
          <w:rPr>
            <w:sz w:val="22"/>
            <w:rPrChange w:id="74" w:author="TUNQUI Carla (ctunqui)" w:date="2014-08-19T15:31:00Z">
              <w:rPr/>
            </w:rPrChange>
          </w:rPr>
          <w:instrText xml:space="preserve"> PAGEREF _Toc396225586 \h </w:instrText>
        </w:r>
      </w:ins>
      <w:r w:rsidRPr="00305757">
        <w:rPr>
          <w:sz w:val="22"/>
          <w:rPrChange w:id="75" w:author="TUNQUI Carla (ctunqui)" w:date="2014-08-19T15:31:00Z">
            <w:rPr>
              <w:sz w:val="22"/>
            </w:rPr>
          </w:rPrChange>
        </w:rPr>
      </w:r>
      <w:r w:rsidRPr="00305757">
        <w:rPr>
          <w:sz w:val="22"/>
          <w:rPrChange w:id="76" w:author="TUNQUI Carla (ctunqui)" w:date="2014-08-19T15:31:00Z">
            <w:rPr/>
          </w:rPrChange>
        </w:rPr>
        <w:fldChar w:fldCharType="separate"/>
      </w:r>
      <w:ins w:id="77" w:author="TUNQUI Carla (ctunqui)" w:date="2014-08-19T15:52:00Z">
        <w:r w:rsidR="00235E5E">
          <w:rPr>
            <w:sz w:val="22"/>
          </w:rPr>
          <w:t>8</w:t>
        </w:r>
      </w:ins>
      <w:ins w:id="78" w:author="TUNQUI Carla (ctunqui)" w:date="2014-08-19T15:30:00Z">
        <w:r w:rsidRPr="00305757">
          <w:rPr>
            <w:sz w:val="22"/>
            <w:rPrChange w:id="79" w:author="TUNQUI Carla (ctunqui)" w:date="2014-08-19T15:31:00Z">
              <w:rPr/>
            </w:rPrChange>
          </w:rPr>
          <w:fldChar w:fldCharType="end"/>
        </w:r>
      </w:ins>
    </w:p>
    <w:p w:rsidR="005D6E30" w:rsidRPr="005D6E30" w:rsidRDefault="00305757">
      <w:pPr>
        <w:pStyle w:val="TM1"/>
        <w:rPr>
          <w:ins w:id="80" w:author="TUNQUI Carla (ctunqui)" w:date="2014-08-19T15:30:00Z"/>
          <w:rFonts w:asciiTheme="minorHAnsi" w:eastAsiaTheme="minorEastAsia" w:hAnsiTheme="minorHAnsi" w:cstheme="minorBidi"/>
          <w:b w:val="0"/>
          <w:caps w:val="0"/>
          <w:sz w:val="20"/>
          <w:szCs w:val="22"/>
          <w:rPrChange w:id="81" w:author="TUNQUI Carla (ctunqui)" w:date="2014-08-19T15:31:00Z">
            <w:rPr>
              <w:ins w:id="82" w:author="TUNQUI Carla (ctunqui)" w:date="2014-08-19T15:30:00Z"/>
              <w:rFonts w:asciiTheme="minorHAnsi" w:eastAsiaTheme="minorEastAsia" w:hAnsiTheme="minorHAnsi" w:cstheme="minorBidi"/>
              <w:b w:val="0"/>
              <w:caps w:val="0"/>
              <w:sz w:val="22"/>
              <w:szCs w:val="22"/>
            </w:rPr>
          </w:rPrChange>
        </w:rPr>
      </w:pPr>
      <w:ins w:id="83" w:author="TUNQUI Carla (ctunqui)" w:date="2014-08-19T15:30:00Z">
        <w:r w:rsidRPr="00305757">
          <w:rPr>
            <w:sz w:val="22"/>
            <w:rPrChange w:id="84" w:author="TUNQUI Carla (ctunqui)" w:date="2014-08-19T15:31:00Z">
              <w:rPr/>
            </w:rPrChange>
          </w:rPr>
          <w:t>3.</w:t>
        </w:r>
        <w:r w:rsidRPr="00305757">
          <w:rPr>
            <w:rFonts w:asciiTheme="minorHAnsi" w:eastAsiaTheme="minorEastAsia" w:hAnsiTheme="minorHAnsi" w:cstheme="minorBidi"/>
            <w:b w:val="0"/>
            <w:caps w:val="0"/>
            <w:sz w:val="20"/>
            <w:szCs w:val="22"/>
            <w:rPrChange w:id="85" w:author="TUNQUI Carla (ctunqui)" w:date="2014-08-19T15:31:00Z">
              <w:rPr>
                <w:rFonts w:asciiTheme="minorHAnsi" w:eastAsiaTheme="minorEastAsia" w:hAnsiTheme="minorHAnsi" w:cstheme="minorBidi"/>
                <w:b w:val="0"/>
                <w:caps w:val="0"/>
                <w:sz w:val="22"/>
                <w:szCs w:val="22"/>
              </w:rPr>
            </w:rPrChange>
          </w:rPr>
          <w:tab/>
        </w:r>
        <w:r w:rsidRPr="00305757">
          <w:rPr>
            <w:sz w:val="22"/>
            <w:rPrChange w:id="86" w:author="TUNQUI Carla (ctunqui)" w:date="2014-08-19T15:31:00Z">
              <w:rPr/>
            </w:rPrChange>
          </w:rPr>
          <w:t>Contexte et prÉsentation du sujet de stage</w:t>
        </w:r>
        <w:r w:rsidRPr="00305757">
          <w:rPr>
            <w:sz w:val="22"/>
            <w:rPrChange w:id="87" w:author="TUNQUI Carla (ctunqui)" w:date="2014-08-19T15:31:00Z">
              <w:rPr/>
            </w:rPrChange>
          </w:rPr>
          <w:tab/>
        </w:r>
        <w:r w:rsidRPr="00305757">
          <w:rPr>
            <w:sz w:val="22"/>
            <w:rPrChange w:id="88" w:author="TUNQUI Carla (ctunqui)" w:date="2014-08-19T15:31:00Z">
              <w:rPr/>
            </w:rPrChange>
          </w:rPr>
          <w:fldChar w:fldCharType="begin"/>
        </w:r>
        <w:r w:rsidRPr="00305757">
          <w:rPr>
            <w:sz w:val="22"/>
            <w:rPrChange w:id="89" w:author="TUNQUI Carla (ctunqui)" w:date="2014-08-19T15:31:00Z">
              <w:rPr/>
            </w:rPrChange>
          </w:rPr>
          <w:instrText xml:space="preserve"> PAGEREF _Toc396225587 \h </w:instrText>
        </w:r>
      </w:ins>
      <w:r w:rsidRPr="00305757">
        <w:rPr>
          <w:sz w:val="22"/>
          <w:rPrChange w:id="90" w:author="TUNQUI Carla (ctunqui)" w:date="2014-08-19T15:31:00Z">
            <w:rPr>
              <w:sz w:val="22"/>
            </w:rPr>
          </w:rPrChange>
        </w:rPr>
      </w:r>
      <w:r w:rsidRPr="00305757">
        <w:rPr>
          <w:sz w:val="22"/>
          <w:rPrChange w:id="91" w:author="TUNQUI Carla (ctunqui)" w:date="2014-08-19T15:31:00Z">
            <w:rPr/>
          </w:rPrChange>
        </w:rPr>
        <w:fldChar w:fldCharType="separate"/>
      </w:r>
      <w:ins w:id="92" w:author="TUNQUI Carla (ctunqui)" w:date="2014-08-19T15:52:00Z">
        <w:r w:rsidR="00235E5E">
          <w:rPr>
            <w:sz w:val="22"/>
          </w:rPr>
          <w:t>10</w:t>
        </w:r>
      </w:ins>
      <w:ins w:id="93" w:author="TUNQUI Carla (ctunqui)" w:date="2014-08-19T15:30:00Z">
        <w:r w:rsidRPr="00305757">
          <w:rPr>
            <w:sz w:val="22"/>
            <w:rPrChange w:id="94" w:author="TUNQUI Carla (ctunqui)" w:date="2014-08-19T15:31:00Z">
              <w:rPr/>
            </w:rPrChange>
          </w:rPr>
          <w:fldChar w:fldCharType="end"/>
        </w:r>
      </w:ins>
    </w:p>
    <w:p w:rsidR="005D6E30" w:rsidRPr="005D6E30" w:rsidRDefault="00305757">
      <w:pPr>
        <w:pStyle w:val="TM2"/>
        <w:rPr>
          <w:ins w:id="95" w:author="TUNQUI Carla (ctunqui)" w:date="2014-08-19T15:30:00Z"/>
          <w:rFonts w:asciiTheme="minorHAnsi" w:eastAsiaTheme="minorEastAsia" w:hAnsiTheme="minorHAnsi" w:cstheme="minorBidi"/>
          <w:smallCaps w:val="0"/>
          <w:sz w:val="20"/>
          <w:szCs w:val="22"/>
          <w:rPrChange w:id="96" w:author="TUNQUI Carla (ctunqui)" w:date="2014-08-19T15:31:00Z">
            <w:rPr>
              <w:ins w:id="97" w:author="TUNQUI Carla (ctunqui)" w:date="2014-08-19T15:30:00Z"/>
              <w:rFonts w:asciiTheme="minorHAnsi" w:eastAsiaTheme="minorEastAsia" w:hAnsiTheme="minorHAnsi" w:cstheme="minorBidi"/>
              <w:smallCaps w:val="0"/>
              <w:sz w:val="22"/>
              <w:szCs w:val="22"/>
            </w:rPr>
          </w:rPrChange>
        </w:rPr>
      </w:pPr>
      <w:ins w:id="98" w:author="TUNQUI Carla (ctunqui)" w:date="2014-08-19T15:30:00Z">
        <w:r w:rsidRPr="00305757">
          <w:rPr>
            <w:sz w:val="22"/>
            <w:rPrChange w:id="99" w:author="TUNQUI Carla (ctunqui)" w:date="2014-08-19T15:31:00Z">
              <w:rPr/>
            </w:rPrChange>
          </w:rPr>
          <w:t>3.1</w:t>
        </w:r>
        <w:r w:rsidRPr="00305757">
          <w:rPr>
            <w:rFonts w:asciiTheme="minorHAnsi" w:eastAsiaTheme="minorEastAsia" w:hAnsiTheme="minorHAnsi" w:cstheme="minorBidi"/>
            <w:smallCaps w:val="0"/>
            <w:sz w:val="20"/>
            <w:szCs w:val="22"/>
            <w:rPrChange w:id="100" w:author="TUNQUI Carla (ctunqui)" w:date="2014-08-19T15:31:00Z">
              <w:rPr>
                <w:rFonts w:asciiTheme="minorHAnsi" w:eastAsiaTheme="minorEastAsia" w:hAnsiTheme="minorHAnsi" w:cstheme="minorBidi"/>
                <w:smallCaps w:val="0"/>
                <w:sz w:val="22"/>
                <w:szCs w:val="22"/>
              </w:rPr>
            </w:rPrChange>
          </w:rPr>
          <w:tab/>
        </w:r>
        <w:r w:rsidRPr="00305757">
          <w:rPr>
            <w:sz w:val="22"/>
            <w:rPrChange w:id="101" w:author="TUNQUI Carla (ctunqui)" w:date="2014-08-19T15:31:00Z">
              <w:rPr/>
            </w:rPrChange>
          </w:rPr>
          <w:t>Le client Monaco telecom</w:t>
        </w:r>
        <w:r w:rsidRPr="00305757">
          <w:rPr>
            <w:sz w:val="22"/>
            <w:rPrChange w:id="102" w:author="TUNQUI Carla (ctunqui)" w:date="2014-08-19T15:31:00Z">
              <w:rPr/>
            </w:rPrChange>
          </w:rPr>
          <w:tab/>
        </w:r>
        <w:r w:rsidRPr="00305757">
          <w:rPr>
            <w:sz w:val="22"/>
            <w:rPrChange w:id="103" w:author="TUNQUI Carla (ctunqui)" w:date="2014-08-19T15:31:00Z">
              <w:rPr/>
            </w:rPrChange>
          </w:rPr>
          <w:fldChar w:fldCharType="begin"/>
        </w:r>
        <w:r w:rsidRPr="00305757">
          <w:rPr>
            <w:sz w:val="22"/>
            <w:rPrChange w:id="104" w:author="TUNQUI Carla (ctunqui)" w:date="2014-08-19T15:31:00Z">
              <w:rPr/>
            </w:rPrChange>
          </w:rPr>
          <w:instrText xml:space="preserve"> PAGEREF _Toc396225588 \h </w:instrText>
        </w:r>
      </w:ins>
      <w:r w:rsidRPr="00305757">
        <w:rPr>
          <w:sz w:val="22"/>
          <w:rPrChange w:id="105" w:author="TUNQUI Carla (ctunqui)" w:date="2014-08-19T15:31:00Z">
            <w:rPr>
              <w:sz w:val="22"/>
            </w:rPr>
          </w:rPrChange>
        </w:rPr>
      </w:r>
      <w:r w:rsidRPr="00305757">
        <w:rPr>
          <w:sz w:val="22"/>
          <w:rPrChange w:id="106" w:author="TUNQUI Carla (ctunqui)" w:date="2014-08-19T15:31:00Z">
            <w:rPr/>
          </w:rPrChange>
        </w:rPr>
        <w:fldChar w:fldCharType="separate"/>
      </w:r>
      <w:ins w:id="107" w:author="TUNQUI Carla (ctunqui)" w:date="2014-08-19T15:52:00Z">
        <w:r w:rsidR="00235E5E">
          <w:rPr>
            <w:sz w:val="22"/>
          </w:rPr>
          <w:t>10</w:t>
        </w:r>
      </w:ins>
      <w:ins w:id="108" w:author="TUNQUI Carla (ctunqui)" w:date="2014-08-19T15:30:00Z">
        <w:r w:rsidRPr="00305757">
          <w:rPr>
            <w:sz w:val="22"/>
            <w:rPrChange w:id="109" w:author="TUNQUI Carla (ctunqui)" w:date="2014-08-19T15:31:00Z">
              <w:rPr/>
            </w:rPrChange>
          </w:rPr>
          <w:fldChar w:fldCharType="end"/>
        </w:r>
      </w:ins>
    </w:p>
    <w:p w:rsidR="005D6E30" w:rsidRPr="005D6E30" w:rsidRDefault="00305757">
      <w:pPr>
        <w:pStyle w:val="TM2"/>
        <w:rPr>
          <w:ins w:id="110" w:author="TUNQUI Carla (ctunqui)" w:date="2014-08-19T15:30:00Z"/>
          <w:rFonts w:asciiTheme="minorHAnsi" w:eastAsiaTheme="minorEastAsia" w:hAnsiTheme="minorHAnsi" w:cstheme="minorBidi"/>
          <w:smallCaps w:val="0"/>
          <w:sz w:val="20"/>
          <w:szCs w:val="22"/>
          <w:rPrChange w:id="111" w:author="TUNQUI Carla (ctunqui)" w:date="2014-08-19T15:31:00Z">
            <w:rPr>
              <w:ins w:id="112" w:author="TUNQUI Carla (ctunqui)" w:date="2014-08-19T15:30:00Z"/>
              <w:rFonts w:asciiTheme="minorHAnsi" w:eastAsiaTheme="minorEastAsia" w:hAnsiTheme="minorHAnsi" w:cstheme="minorBidi"/>
              <w:smallCaps w:val="0"/>
              <w:sz w:val="22"/>
              <w:szCs w:val="22"/>
            </w:rPr>
          </w:rPrChange>
        </w:rPr>
      </w:pPr>
      <w:ins w:id="113" w:author="TUNQUI Carla (ctunqui)" w:date="2014-08-19T15:30:00Z">
        <w:r w:rsidRPr="00305757">
          <w:rPr>
            <w:sz w:val="22"/>
            <w:rPrChange w:id="114" w:author="TUNQUI Carla (ctunqui)" w:date="2014-08-19T15:31:00Z">
              <w:rPr/>
            </w:rPrChange>
          </w:rPr>
          <w:t>3.2</w:t>
        </w:r>
        <w:r w:rsidRPr="00305757">
          <w:rPr>
            <w:rFonts w:asciiTheme="minorHAnsi" w:eastAsiaTheme="minorEastAsia" w:hAnsiTheme="minorHAnsi" w:cstheme="minorBidi"/>
            <w:smallCaps w:val="0"/>
            <w:sz w:val="20"/>
            <w:szCs w:val="22"/>
            <w:rPrChange w:id="115" w:author="TUNQUI Carla (ctunqui)" w:date="2014-08-19T15:31:00Z">
              <w:rPr>
                <w:rFonts w:asciiTheme="minorHAnsi" w:eastAsiaTheme="minorEastAsia" w:hAnsiTheme="minorHAnsi" w:cstheme="minorBidi"/>
                <w:smallCaps w:val="0"/>
                <w:sz w:val="22"/>
                <w:szCs w:val="22"/>
              </w:rPr>
            </w:rPrChange>
          </w:rPr>
          <w:tab/>
        </w:r>
        <w:r w:rsidRPr="00305757">
          <w:rPr>
            <w:sz w:val="22"/>
            <w:rPrChange w:id="116" w:author="TUNQUI Carla (ctunqui)" w:date="2014-08-19T15:31:00Z">
              <w:rPr/>
            </w:rPrChange>
          </w:rPr>
          <w:t>Applications Monaco Telecom</w:t>
        </w:r>
        <w:r w:rsidRPr="00305757">
          <w:rPr>
            <w:sz w:val="22"/>
            <w:rPrChange w:id="117" w:author="TUNQUI Carla (ctunqui)" w:date="2014-08-19T15:31:00Z">
              <w:rPr/>
            </w:rPrChange>
          </w:rPr>
          <w:tab/>
        </w:r>
        <w:r w:rsidRPr="00305757">
          <w:rPr>
            <w:sz w:val="22"/>
            <w:rPrChange w:id="118" w:author="TUNQUI Carla (ctunqui)" w:date="2014-08-19T15:31:00Z">
              <w:rPr/>
            </w:rPrChange>
          </w:rPr>
          <w:fldChar w:fldCharType="begin"/>
        </w:r>
        <w:r w:rsidRPr="00305757">
          <w:rPr>
            <w:sz w:val="22"/>
            <w:rPrChange w:id="119" w:author="TUNQUI Carla (ctunqui)" w:date="2014-08-19T15:31:00Z">
              <w:rPr/>
            </w:rPrChange>
          </w:rPr>
          <w:instrText xml:space="preserve"> PAGEREF _Toc396225589 \h </w:instrText>
        </w:r>
      </w:ins>
      <w:r w:rsidRPr="00305757">
        <w:rPr>
          <w:sz w:val="22"/>
          <w:rPrChange w:id="120" w:author="TUNQUI Carla (ctunqui)" w:date="2014-08-19T15:31:00Z">
            <w:rPr>
              <w:sz w:val="22"/>
            </w:rPr>
          </w:rPrChange>
        </w:rPr>
      </w:r>
      <w:r w:rsidRPr="00305757">
        <w:rPr>
          <w:sz w:val="22"/>
          <w:rPrChange w:id="121" w:author="TUNQUI Carla (ctunqui)" w:date="2014-08-19T15:31:00Z">
            <w:rPr/>
          </w:rPrChange>
        </w:rPr>
        <w:fldChar w:fldCharType="separate"/>
      </w:r>
      <w:ins w:id="122" w:author="TUNQUI Carla (ctunqui)" w:date="2014-08-19T15:52:00Z">
        <w:r w:rsidR="00235E5E">
          <w:rPr>
            <w:sz w:val="22"/>
          </w:rPr>
          <w:t>10</w:t>
        </w:r>
      </w:ins>
      <w:ins w:id="123" w:author="TUNQUI Carla (ctunqui)" w:date="2014-08-19T15:30:00Z">
        <w:r w:rsidRPr="00305757">
          <w:rPr>
            <w:sz w:val="22"/>
            <w:rPrChange w:id="124" w:author="TUNQUI Carla (ctunqui)" w:date="2014-08-19T15:31:00Z">
              <w:rPr/>
            </w:rPrChange>
          </w:rPr>
          <w:fldChar w:fldCharType="end"/>
        </w:r>
      </w:ins>
    </w:p>
    <w:p w:rsidR="005D6E30" w:rsidRPr="005D6E30" w:rsidRDefault="00305757">
      <w:pPr>
        <w:pStyle w:val="TM3"/>
        <w:rPr>
          <w:ins w:id="125" w:author="TUNQUI Carla (ctunqui)" w:date="2014-08-19T15:30:00Z"/>
          <w:rFonts w:asciiTheme="minorHAnsi" w:eastAsiaTheme="minorEastAsia" w:hAnsiTheme="minorHAnsi" w:cstheme="minorBidi"/>
          <w:i w:val="0"/>
          <w:sz w:val="20"/>
          <w:szCs w:val="22"/>
          <w:rPrChange w:id="126" w:author="TUNQUI Carla (ctunqui)" w:date="2014-08-19T15:31:00Z">
            <w:rPr>
              <w:ins w:id="127" w:author="TUNQUI Carla (ctunqui)" w:date="2014-08-19T15:30:00Z"/>
              <w:rFonts w:asciiTheme="minorHAnsi" w:eastAsiaTheme="minorEastAsia" w:hAnsiTheme="minorHAnsi" w:cstheme="minorBidi"/>
              <w:i w:val="0"/>
              <w:sz w:val="22"/>
              <w:szCs w:val="22"/>
            </w:rPr>
          </w:rPrChange>
        </w:rPr>
      </w:pPr>
      <w:ins w:id="128" w:author="TUNQUI Carla (ctunqui)" w:date="2014-08-19T15:30:00Z">
        <w:r w:rsidRPr="00305757">
          <w:rPr>
            <w:sz w:val="22"/>
            <w:rPrChange w:id="129" w:author="TUNQUI Carla (ctunqui)" w:date="2014-08-19T15:31:00Z">
              <w:rPr/>
            </w:rPrChange>
          </w:rPr>
          <w:t>3.2.1</w:t>
        </w:r>
        <w:r w:rsidRPr="00305757">
          <w:rPr>
            <w:rFonts w:asciiTheme="minorHAnsi" w:eastAsiaTheme="minorEastAsia" w:hAnsiTheme="minorHAnsi" w:cstheme="minorBidi"/>
            <w:i w:val="0"/>
            <w:sz w:val="20"/>
            <w:szCs w:val="22"/>
            <w:rPrChange w:id="130" w:author="TUNQUI Carla (ctunqui)" w:date="2014-08-19T15:31:00Z">
              <w:rPr>
                <w:rFonts w:asciiTheme="minorHAnsi" w:eastAsiaTheme="minorEastAsia" w:hAnsiTheme="minorHAnsi" w:cstheme="minorBidi"/>
                <w:i w:val="0"/>
                <w:sz w:val="22"/>
                <w:szCs w:val="22"/>
              </w:rPr>
            </w:rPrChange>
          </w:rPr>
          <w:tab/>
        </w:r>
        <w:r w:rsidRPr="00305757">
          <w:rPr>
            <w:sz w:val="22"/>
            <w:rPrChange w:id="131" w:author="TUNQUI Carla (ctunqui)" w:date="2014-08-19T15:31:00Z">
              <w:rPr/>
            </w:rPrChange>
          </w:rPr>
          <w:t>Outil de Gestion Client (OGC)</w:t>
        </w:r>
        <w:r w:rsidRPr="00305757">
          <w:rPr>
            <w:sz w:val="22"/>
            <w:rPrChange w:id="132" w:author="TUNQUI Carla (ctunqui)" w:date="2014-08-19T15:31:00Z">
              <w:rPr/>
            </w:rPrChange>
          </w:rPr>
          <w:tab/>
        </w:r>
        <w:r w:rsidRPr="00305757">
          <w:rPr>
            <w:sz w:val="22"/>
            <w:rPrChange w:id="133" w:author="TUNQUI Carla (ctunqui)" w:date="2014-08-19T15:31:00Z">
              <w:rPr/>
            </w:rPrChange>
          </w:rPr>
          <w:fldChar w:fldCharType="begin"/>
        </w:r>
        <w:r w:rsidRPr="00305757">
          <w:rPr>
            <w:sz w:val="22"/>
            <w:rPrChange w:id="134" w:author="TUNQUI Carla (ctunqui)" w:date="2014-08-19T15:31:00Z">
              <w:rPr/>
            </w:rPrChange>
          </w:rPr>
          <w:instrText xml:space="preserve"> PAGEREF _Toc396225590 \h </w:instrText>
        </w:r>
      </w:ins>
      <w:r w:rsidRPr="00305757">
        <w:rPr>
          <w:sz w:val="22"/>
          <w:rPrChange w:id="135" w:author="TUNQUI Carla (ctunqui)" w:date="2014-08-19T15:31:00Z">
            <w:rPr>
              <w:sz w:val="22"/>
            </w:rPr>
          </w:rPrChange>
        </w:rPr>
      </w:r>
      <w:r w:rsidRPr="00305757">
        <w:rPr>
          <w:sz w:val="22"/>
          <w:rPrChange w:id="136" w:author="TUNQUI Carla (ctunqui)" w:date="2014-08-19T15:31:00Z">
            <w:rPr/>
          </w:rPrChange>
        </w:rPr>
        <w:fldChar w:fldCharType="separate"/>
      </w:r>
      <w:ins w:id="137" w:author="TUNQUI Carla (ctunqui)" w:date="2014-08-19T15:52:00Z">
        <w:r w:rsidR="00235E5E">
          <w:rPr>
            <w:sz w:val="22"/>
          </w:rPr>
          <w:t>11</w:t>
        </w:r>
      </w:ins>
      <w:ins w:id="138" w:author="TUNQUI Carla (ctunqui)" w:date="2014-08-19T15:30:00Z">
        <w:r w:rsidRPr="00305757">
          <w:rPr>
            <w:sz w:val="22"/>
            <w:rPrChange w:id="139" w:author="TUNQUI Carla (ctunqui)" w:date="2014-08-19T15:31:00Z">
              <w:rPr/>
            </w:rPrChange>
          </w:rPr>
          <w:fldChar w:fldCharType="end"/>
        </w:r>
      </w:ins>
    </w:p>
    <w:p w:rsidR="005D6E30" w:rsidRPr="005D6E30" w:rsidRDefault="00305757">
      <w:pPr>
        <w:pStyle w:val="TM3"/>
        <w:rPr>
          <w:ins w:id="140" w:author="TUNQUI Carla (ctunqui)" w:date="2014-08-19T15:30:00Z"/>
          <w:rFonts w:asciiTheme="minorHAnsi" w:eastAsiaTheme="minorEastAsia" w:hAnsiTheme="minorHAnsi" w:cstheme="minorBidi"/>
          <w:i w:val="0"/>
          <w:sz w:val="20"/>
          <w:szCs w:val="22"/>
          <w:rPrChange w:id="141" w:author="TUNQUI Carla (ctunqui)" w:date="2014-08-19T15:31:00Z">
            <w:rPr>
              <w:ins w:id="142" w:author="TUNQUI Carla (ctunqui)" w:date="2014-08-19T15:30:00Z"/>
              <w:rFonts w:asciiTheme="minorHAnsi" w:eastAsiaTheme="minorEastAsia" w:hAnsiTheme="minorHAnsi" w:cstheme="minorBidi"/>
              <w:i w:val="0"/>
              <w:sz w:val="22"/>
              <w:szCs w:val="22"/>
            </w:rPr>
          </w:rPrChange>
        </w:rPr>
      </w:pPr>
      <w:ins w:id="143" w:author="TUNQUI Carla (ctunqui)" w:date="2014-08-19T15:30:00Z">
        <w:r w:rsidRPr="00305757">
          <w:rPr>
            <w:sz w:val="22"/>
            <w:rPrChange w:id="144" w:author="TUNQUI Carla (ctunqui)" w:date="2014-08-19T15:31:00Z">
              <w:rPr/>
            </w:rPrChange>
          </w:rPr>
          <w:t>3.2.2</w:t>
        </w:r>
        <w:r w:rsidRPr="00305757">
          <w:rPr>
            <w:rFonts w:asciiTheme="minorHAnsi" w:eastAsiaTheme="minorEastAsia" w:hAnsiTheme="minorHAnsi" w:cstheme="minorBidi"/>
            <w:i w:val="0"/>
            <w:sz w:val="20"/>
            <w:szCs w:val="22"/>
            <w:rPrChange w:id="145" w:author="TUNQUI Carla (ctunqui)" w:date="2014-08-19T15:31:00Z">
              <w:rPr>
                <w:rFonts w:asciiTheme="minorHAnsi" w:eastAsiaTheme="minorEastAsia" w:hAnsiTheme="minorHAnsi" w:cstheme="minorBidi"/>
                <w:i w:val="0"/>
                <w:sz w:val="22"/>
                <w:szCs w:val="22"/>
              </w:rPr>
            </w:rPrChange>
          </w:rPr>
          <w:tab/>
        </w:r>
        <w:r w:rsidRPr="00305757">
          <w:rPr>
            <w:sz w:val="22"/>
            <w:rPrChange w:id="146" w:author="TUNQUI Carla (ctunqui)" w:date="2014-08-19T15:31:00Z">
              <w:rPr/>
            </w:rPrChange>
          </w:rPr>
          <w:t>Order Management (ODM)</w:t>
        </w:r>
        <w:r w:rsidRPr="00305757">
          <w:rPr>
            <w:sz w:val="22"/>
            <w:rPrChange w:id="147" w:author="TUNQUI Carla (ctunqui)" w:date="2014-08-19T15:31:00Z">
              <w:rPr/>
            </w:rPrChange>
          </w:rPr>
          <w:tab/>
        </w:r>
        <w:r w:rsidRPr="00305757">
          <w:rPr>
            <w:sz w:val="22"/>
            <w:rPrChange w:id="148" w:author="TUNQUI Carla (ctunqui)" w:date="2014-08-19T15:31:00Z">
              <w:rPr/>
            </w:rPrChange>
          </w:rPr>
          <w:fldChar w:fldCharType="begin"/>
        </w:r>
        <w:r w:rsidRPr="00305757">
          <w:rPr>
            <w:sz w:val="22"/>
            <w:rPrChange w:id="149" w:author="TUNQUI Carla (ctunqui)" w:date="2014-08-19T15:31:00Z">
              <w:rPr/>
            </w:rPrChange>
          </w:rPr>
          <w:instrText xml:space="preserve"> PAGEREF _Toc396225591 \h </w:instrText>
        </w:r>
      </w:ins>
      <w:r w:rsidRPr="00305757">
        <w:rPr>
          <w:sz w:val="22"/>
          <w:rPrChange w:id="150" w:author="TUNQUI Carla (ctunqui)" w:date="2014-08-19T15:31:00Z">
            <w:rPr>
              <w:sz w:val="22"/>
            </w:rPr>
          </w:rPrChange>
        </w:rPr>
      </w:r>
      <w:r w:rsidRPr="00305757">
        <w:rPr>
          <w:sz w:val="22"/>
          <w:rPrChange w:id="151" w:author="TUNQUI Carla (ctunqui)" w:date="2014-08-19T15:31:00Z">
            <w:rPr/>
          </w:rPrChange>
        </w:rPr>
        <w:fldChar w:fldCharType="separate"/>
      </w:r>
      <w:ins w:id="152" w:author="TUNQUI Carla (ctunqui)" w:date="2014-08-19T15:52:00Z">
        <w:r w:rsidR="00235E5E">
          <w:rPr>
            <w:sz w:val="22"/>
          </w:rPr>
          <w:t>11</w:t>
        </w:r>
      </w:ins>
      <w:ins w:id="153" w:author="TUNQUI Carla (ctunqui)" w:date="2014-08-19T15:30:00Z">
        <w:r w:rsidRPr="00305757">
          <w:rPr>
            <w:sz w:val="22"/>
            <w:rPrChange w:id="154" w:author="TUNQUI Carla (ctunqui)" w:date="2014-08-19T15:31:00Z">
              <w:rPr/>
            </w:rPrChange>
          </w:rPr>
          <w:fldChar w:fldCharType="end"/>
        </w:r>
      </w:ins>
    </w:p>
    <w:p w:rsidR="005D6E30" w:rsidRPr="005D6E30" w:rsidRDefault="00305757">
      <w:pPr>
        <w:pStyle w:val="TM3"/>
        <w:rPr>
          <w:ins w:id="155" w:author="TUNQUI Carla (ctunqui)" w:date="2014-08-19T15:30:00Z"/>
          <w:rFonts w:asciiTheme="minorHAnsi" w:eastAsiaTheme="minorEastAsia" w:hAnsiTheme="minorHAnsi" w:cstheme="minorBidi"/>
          <w:i w:val="0"/>
          <w:sz w:val="20"/>
          <w:szCs w:val="22"/>
          <w:rPrChange w:id="156" w:author="TUNQUI Carla (ctunqui)" w:date="2014-08-19T15:31:00Z">
            <w:rPr>
              <w:ins w:id="157" w:author="TUNQUI Carla (ctunqui)" w:date="2014-08-19T15:30:00Z"/>
              <w:rFonts w:asciiTheme="minorHAnsi" w:eastAsiaTheme="minorEastAsia" w:hAnsiTheme="minorHAnsi" w:cstheme="minorBidi"/>
              <w:i w:val="0"/>
              <w:sz w:val="22"/>
              <w:szCs w:val="22"/>
            </w:rPr>
          </w:rPrChange>
        </w:rPr>
      </w:pPr>
      <w:ins w:id="158" w:author="TUNQUI Carla (ctunqui)" w:date="2014-08-19T15:30:00Z">
        <w:r w:rsidRPr="00305757">
          <w:rPr>
            <w:sz w:val="22"/>
            <w:rPrChange w:id="159" w:author="TUNQUI Carla (ctunqui)" w:date="2014-08-19T15:31:00Z">
              <w:rPr>
                <w:lang w:val="en-US"/>
              </w:rPr>
            </w:rPrChange>
          </w:rPr>
          <w:t>3.2.3</w:t>
        </w:r>
        <w:r w:rsidRPr="00305757">
          <w:rPr>
            <w:rFonts w:asciiTheme="minorHAnsi" w:eastAsiaTheme="minorEastAsia" w:hAnsiTheme="minorHAnsi" w:cstheme="minorBidi"/>
            <w:i w:val="0"/>
            <w:sz w:val="20"/>
            <w:szCs w:val="22"/>
            <w:rPrChange w:id="160" w:author="TUNQUI Carla (ctunqui)" w:date="2014-08-19T15:31:00Z">
              <w:rPr>
                <w:rFonts w:asciiTheme="minorHAnsi" w:eastAsiaTheme="minorEastAsia" w:hAnsiTheme="minorHAnsi" w:cstheme="minorBidi"/>
                <w:i w:val="0"/>
                <w:sz w:val="22"/>
                <w:szCs w:val="22"/>
              </w:rPr>
            </w:rPrChange>
          </w:rPr>
          <w:tab/>
        </w:r>
        <w:r w:rsidRPr="00305757">
          <w:rPr>
            <w:sz w:val="22"/>
            <w:rPrChange w:id="161" w:author="TUNQUI Carla (ctunqui)" w:date="2014-08-19T15:31:00Z">
              <w:rPr>
                <w:lang w:val="en-US"/>
              </w:rPr>
            </w:rPrChange>
          </w:rPr>
          <w:t>My Monaco Telecom (MyMT)</w:t>
        </w:r>
        <w:r w:rsidRPr="00305757">
          <w:rPr>
            <w:sz w:val="22"/>
            <w:rPrChange w:id="162" w:author="TUNQUI Carla (ctunqui)" w:date="2014-08-19T15:31:00Z">
              <w:rPr/>
            </w:rPrChange>
          </w:rPr>
          <w:tab/>
        </w:r>
        <w:r w:rsidRPr="00305757">
          <w:rPr>
            <w:sz w:val="22"/>
            <w:rPrChange w:id="163" w:author="TUNQUI Carla (ctunqui)" w:date="2014-08-19T15:31:00Z">
              <w:rPr/>
            </w:rPrChange>
          </w:rPr>
          <w:fldChar w:fldCharType="begin"/>
        </w:r>
        <w:r w:rsidRPr="00305757">
          <w:rPr>
            <w:sz w:val="22"/>
            <w:rPrChange w:id="164" w:author="TUNQUI Carla (ctunqui)" w:date="2014-08-19T15:31:00Z">
              <w:rPr/>
            </w:rPrChange>
          </w:rPr>
          <w:instrText xml:space="preserve"> PAGEREF _Toc396225592 \h </w:instrText>
        </w:r>
      </w:ins>
      <w:r w:rsidRPr="00305757">
        <w:rPr>
          <w:sz w:val="22"/>
          <w:rPrChange w:id="165" w:author="TUNQUI Carla (ctunqui)" w:date="2014-08-19T15:31:00Z">
            <w:rPr>
              <w:sz w:val="22"/>
            </w:rPr>
          </w:rPrChange>
        </w:rPr>
      </w:r>
      <w:r w:rsidRPr="00305757">
        <w:rPr>
          <w:sz w:val="22"/>
          <w:rPrChange w:id="166" w:author="TUNQUI Carla (ctunqui)" w:date="2014-08-19T15:31:00Z">
            <w:rPr/>
          </w:rPrChange>
        </w:rPr>
        <w:fldChar w:fldCharType="separate"/>
      </w:r>
      <w:ins w:id="167" w:author="TUNQUI Carla (ctunqui)" w:date="2014-08-19T15:52:00Z">
        <w:r w:rsidR="00235E5E">
          <w:rPr>
            <w:sz w:val="22"/>
          </w:rPr>
          <w:t>12</w:t>
        </w:r>
      </w:ins>
      <w:ins w:id="168" w:author="TUNQUI Carla (ctunqui)" w:date="2014-08-19T15:30:00Z">
        <w:r w:rsidRPr="00305757">
          <w:rPr>
            <w:sz w:val="22"/>
            <w:rPrChange w:id="169" w:author="TUNQUI Carla (ctunqui)" w:date="2014-08-19T15:31:00Z">
              <w:rPr/>
            </w:rPrChange>
          </w:rPr>
          <w:fldChar w:fldCharType="end"/>
        </w:r>
      </w:ins>
    </w:p>
    <w:p w:rsidR="005D6E30" w:rsidRPr="005D6E30" w:rsidRDefault="00305757">
      <w:pPr>
        <w:pStyle w:val="TM2"/>
        <w:rPr>
          <w:ins w:id="170" w:author="TUNQUI Carla (ctunqui)" w:date="2014-08-19T15:30:00Z"/>
          <w:rFonts w:asciiTheme="minorHAnsi" w:eastAsiaTheme="minorEastAsia" w:hAnsiTheme="minorHAnsi" w:cstheme="minorBidi"/>
          <w:smallCaps w:val="0"/>
          <w:sz w:val="20"/>
          <w:szCs w:val="22"/>
          <w:rPrChange w:id="171" w:author="TUNQUI Carla (ctunqui)" w:date="2014-08-19T15:31:00Z">
            <w:rPr>
              <w:ins w:id="172" w:author="TUNQUI Carla (ctunqui)" w:date="2014-08-19T15:30:00Z"/>
              <w:rFonts w:asciiTheme="minorHAnsi" w:eastAsiaTheme="minorEastAsia" w:hAnsiTheme="minorHAnsi" w:cstheme="minorBidi"/>
              <w:smallCaps w:val="0"/>
              <w:sz w:val="22"/>
              <w:szCs w:val="22"/>
            </w:rPr>
          </w:rPrChange>
        </w:rPr>
      </w:pPr>
      <w:ins w:id="173" w:author="TUNQUI Carla (ctunqui)" w:date="2014-08-19T15:30:00Z">
        <w:r w:rsidRPr="00305757">
          <w:rPr>
            <w:sz w:val="22"/>
            <w:rPrChange w:id="174" w:author="TUNQUI Carla (ctunqui)" w:date="2014-08-19T15:31:00Z">
              <w:rPr/>
            </w:rPrChange>
          </w:rPr>
          <w:t>3.3</w:t>
        </w:r>
        <w:r w:rsidRPr="00305757">
          <w:rPr>
            <w:rFonts w:asciiTheme="minorHAnsi" w:eastAsiaTheme="minorEastAsia" w:hAnsiTheme="minorHAnsi" w:cstheme="minorBidi"/>
            <w:smallCaps w:val="0"/>
            <w:sz w:val="20"/>
            <w:szCs w:val="22"/>
            <w:rPrChange w:id="175" w:author="TUNQUI Carla (ctunqui)" w:date="2014-08-19T15:31:00Z">
              <w:rPr>
                <w:rFonts w:asciiTheme="minorHAnsi" w:eastAsiaTheme="minorEastAsia" w:hAnsiTheme="minorHAnsi" w:cstheme="minorBidi"/>
                <w:smallCaps w:val="0"/>
                <w:sz w:val="22"/>
                <w:szCs w:val="22"/>
              </w:rPr>
            </w:rPrChange>
          </w:rPr>
          <w:tab/>
        </w:r>
        <w:r w:rsidRPr="00305757">
          <w:rPr>
            <w:sz w:val="22"/>
            <w:rPrChange w:id="176" w:author="TUNQUI Carla (ctunqui)" w:date="2014-08-19T15:31:00Z">
              <w:rPr/>
            </w:rPrChange>
          </w:rPr>
          <w:t>Sujet de stage</w:t>
        </w:r>
        <w:r w:rsidRPr="00305757">
          <w:rPr>
            <w:sz w:val="22"/>
            <w:rPrChange w:id="177" w:author="TUNQUI Carla (ctunqui)" w:date="2014-08-19T15:31:00Z">
              <w:rPr/>
            </w:rPrChange>
          </w:rPr>
          <w:tab/>
        </w:r>
        <w:r w:rsidRPr="00305757">
          <w:rPr>
            <w:sz w:val="22"/>
            <w:rPrChange w:id="178" w:author="TUNQUI Carla (ctunqui)" w:date="2014-08-19T15:31:00Z">
              <w:rPr/>
            </w:rPrChange>
          </w:rPr>
          <w:fldChar w:fldCharType="begin"/>
        </w:r>
        <w:r w:rsidRPr="00305757">
          <w:rPr>
            <w:sz w:val="22"/>
            <w:rPrChange w:id="179" w:author="TUNQUI Carla (ctunqui)" w:date="2014-08-19T15:31:00Z">
              <w:rPr/>
            </w:rPrChange>
          </w:rPr>
          <w:instrText xml:space="preserve"> PAGEREF _Toc396225593 \h </w:instrText>
        </w:r>
      </w:ins>
      <w:r w:rsidRPr="00305757">
        <w:rPr>
          <w:sz w:val="22"/>
          <w:rPrChange w:id="180" w:author="TUNQUI Carla (ctunqui)" w:date="2014-08-19T15:31:00Z">
            <w:rPr>
              <w:sz w:val="22"/>
            </w:rPr>
          </w:rPrChange>
        </w:rPr>
      </w:r>
      <w:r w:rsidRPr="00305757">
        <w:rPr>
          <w:sz w:val="22"/>
          <w:rPrChange w:id="181" w:author="TUNQUI Carla (ctunqui)" w:date="2014-08-19T15:31:00Z">
            <w:rPr/>
          </w:rPrChange>
        </w:rPr>
        <w:fldChar w:fldCharType="separate"/>
      </w:r>
      <w:ins w:id="182" w:author="TUNQUI Carla (ctunqui)" w:date="2014-08-19T15:52:00Z">
        <w:r w:rsidR="00235E5E">
          <w:rPr>
            <w:sz w:val="22"/>
          </w:rPr>
          <w:t>14</w:t>
        </w:r>
      </w:ins>
      <w:ins w:id="183" w:author="TUNQUI Carla (ctunqui)" w:date="2014-08-19T15:30:00Z">
        <w:r w:rsidRPr="00305757">
          <w:rPr>
            <w:sz w:val="22"/>
            <w:rPrChange w:id="184" w:author="TUNQUI Carla (ctunqui)" w:date="2014-08-19T15:31:00Z">
              <w:rPr/>
            </w:rPrChange>
          </w:rPr>
          <w:fldChar w:fldCharType="end"/>
        </w:r>
      </w:ins>
    </w:p>
    <w:p w:rsidR="005D6E30" w:rsidRPr="005D6E30" w:rsidRDefault="00305757">
      <w:pPr>
        <w:pStyle w:val="TM2"/>
        <w:rPr>
          <w:ins w:id="185" w:author="TUNQUI Carla (ctunqui)" w:date="2014-08-19T15:30:00Z"/>
          <w:rFonts w:asciiTheme="minorHAnsi" w:eastAsiaTheme="minorEastAsia" w:hAnsiTheme="minorHAnsi" w:cstheme="minorBidi"/>
          <w:smallCaps w:val="0"/>
          <w:sz w:val="20"/>
          <w:szCs w:val="22"/>
          <w:rPrChange w:id="186" w:author="TUNQUI Carla (ctunqui)" w:date="2014-08-19T15:31:00Z">
            <w:rPr>
              <w:ins w:id="187" w:author="TUNQUI Carla (ctunqui)" w:date="2014-08-19T15:30:00Z"/>
              <w:rFonts w:asciiTheme="minorHAnsi" w:eastAsiaTheme="minorEastAsia" w:hAnsiTheme="minorHAnsi" w:cstheme="minorBidi"/>
              <w:smallCaps w:val="0"/>
              <w:sz w:val="22"/>
              <w:szCs w:val="22"/>
            </w:rPr>
          </w:rPrChange>
        </w:rPr>
      </w:pPr>
      <w:ins w:id="188" w:author="TUNQUI Carla (ctunqui)" w:date="2014-08-19T15:30:00Z">
        <w:r w:rsidRPr="00305757">
          <w:rPr>
            <w:sz w:val="22"/>
            <w:rPrChange w:id="189" w:author="TUNQUI Carla (ctunqui)" w:date="2014-08-19T15:31:00Z">
              <w:rPr/>
            </w:rPrChange>
          </w:rPr>
          <w:t>3.4</w:t>
        </w:r>
        <w:r w:rsidRPr="00305757">
          <w:rPr>
            <w:rFonts w:asciiTheme="minorHAnsi" w:eastAsiaTheme="minorEastAsia" w:hAnsiTheme="minorHAnsi" w:cstheme="minorBidi"/>
            <w:smallCaps w:val="0"/>
            <w:sz w:val="20"/>
            <w:szCs w:val="22"/>
            <w:rPrChange w:id="190" w:author="TUNQUI Carla (ctunqui)" w:date="2014-08-19T15:31:00Z">
              <w:rPr>
                <w:rFonts w:asciiTheme="minorHAnsi" w:eastAsiaTheme="minorEastAsia" w:hAnsiTheme="minorHAnsi" w:cstheme="minorBidi"/>
                <w:smallCaps w:val="0"/>
                <w:sz w:val="22"/>
                <w:szCs w:val="22"/>
              </w:rPr>
            </w:rPrChange>
          </w:rPr>
          <w:tab/>
        </w:r>
        <w:r w:rsidRPr="00305757">
          <w:rPr>
            <w:sz w:val="22"/>
            <w:rPrChange w:id="191" w:author="TUNQUI Carla (ctunqui)" w:date="2014-08-19T15:31:00Z">
              <w:rPr/>
            </w:rPrChange>
          </w:rPr>
          <w:t>Objectif du stage</w:t>
        </w:r>
        <w:r w:rsidRPr="00305757">
          <w:rPr>
            <w:sz w:val="22"/>
            <w:rPrChange w:id="192" w:author="TUNQUI Carla (ctunqui)" w:date="2014-08-19T15:31:00Z">
              <w:rPr/>
            </w:rPrChange>
          </w:rPr>
          <w:tab/>
        </w:r>
        <w:r w:rsidRPr="00305757">
          <w:rPr>
            <w:sz w:val="22"/>
            <w:rPrChange w:id="193" w:author="TUNQUI Carla (ctunqui)" w:date="2014-08-19T15:31:00Z">
              <w:rPr/>
            </w:rPrChange>
          </w:rPr>
          <w:fldChar w:fldCharType="begin"/>
        </w:r>
        <w:r w:rsidRPr="00305757">
          <w:rPr>
            <w:sz w:val="22"/>
            <w:rPrChange w:id="194" w:author="TUNQUI Carla (ctunqui)" w:date="2014-08-19T15:31:00Z">
              <w:rPr/>
            </w:rPrChange>
          </w:rPr>
          <w:instrText xml:space="preserve"> PAGEREF _Toc396225594 \h </w:instrText>
        </w:r>
      </w:ins>
      <w:r w:rsidRPr="00305757">
        <w:rPr>
          <w:sz w:val="22"/>
          <w:rPrChange w:id="195" w:author="TUNQUI Carla (ctunqui)" w:date="2014-08-19T15:31:00Z">
            <w:rPr>
              <w:sz w:val="22"/>
            </w:rPr>
          </w:rPrChange>
        </w:rPr>
      </w:r>
      <w:r w:rsidRPr="00305757">
        <w:rPr>
          <w:sz w:val="22"/>
          <w:rPrChange w:id="196" w:author="TUNQUI Carla (ctunqui)" w:date="2014-08-19T15:31:00Z">
            <w:rPr/>
          </w:rPrChange>
        </w:rPr>
        <w:fldChar w:fldCharType="separate"/>
      </w:r>
      <w:ins w:id="197" w:author="TUNQUI Carla (ctunqui)" w:date="2014-08-19T15:52:00Z">
        <w:r w:rsidR="00235E5E">
          <w:rPr>
            <w:sz w:val="22"/>
          </w:rPr>
          <w:t>14</w:t>
        </w:r>
      </w:ins>
      <w:ins w:id="198" w:author="TUNQUI Carla (ctunqui)" w:date="2014-08-19T15:30:00Z">
        <w:r w:rsidRPr="00305757">
          <w:rPr>
            <w:sz w:val="22"/>
            <w:rPrChange w:id="199" w:author="TUNQUI Carla (ctunqui)" w:date="2014-08-19T15:31:00Z">
              <w:rPr/>
            </w:rPrChange>
          </w:rPr>
          <w:fldChar w:fldCharType="end"/>
        </w:r>
      </w:ins>
    </w:p>
    <w:p w:rsidR="005D6E30" w:rsidRPr="005D6E30" w:rsidRDefault="00305757">
      <w:pPr>
        <w:pStyle w:val="TM2"/>
        <w:rPr>
          <w:ins w:id="200" w:author="TUNQUI Carla (ctunqui)" w:date="2014-08-19T15:30:00Z"/>
          <w:rFonts w:asciiTheme="minorHAnsi" w:eastAsiaTheme="minorEastAsia" w:hAnsiTheme="minorHAnsi" w:cstheme="minorBidi"/>
          <w:smallCaps w:val="0"/>
          <w:sz w:val="20"/>
          <w:szCs w:val="22"/>
          <w:rPrChange w:id="201" w:author="TUNQUI Carla (ctunqui)" w:date="2014-08-19T15:31:00Z">
            <w:rPr>
              <w:ins w:id="202" w:author="TUNQUI Carla (ctunqui)" w:date="2014-08-19T15:30:00Z"/>
              <w:rFonts w:asciiTheme="minorHAnsi" w:eastAsiaTheme="minorEastAsia" w:hAnsiTheme="minorHAnsi" w:cstheme="minorBidi"/>
              <w:smallCaps w:val="0"/>
              <w:sz w:val="22"/>
              <w:szCs w:val="22"/>
            </w:rPr>
          </w:rPrChange>
        </w:rPr>
      </w:pPr>
      <w:ins w:id="203" w:author="TUNQUI Carla (ctunqui)" w:date="2014-08-19T15:30:00Z">
        <w:r w:rsidRPr="00305757">
          <w:rPr>
            <w:sz w:val="22"/>
            <w:rPrChange w:id="204" w:author="TUNQUI Carla (ctunqui)" w:date="2014-08-19T15:31:00Z">
              <w:rPr/>
            </w:rPrChange>
          </w:rPr>
          <w:t>3.5</w:t>
        </w:r>
        <w:r w:rsidRPr="00305757">
          <w:rPr>
            <w:rFonts w:asciiTheme="minorHAnsi" w:eastAsiaTheme="minorEastAsia" w:hAnsiTheme="minorHAnsi" w:cstheme="minorBidi"/>
            <w:smallCaps w:val="0"/>
            <w:sz w:val="20"/>
            <w:szCs w:val="22"/>
            <w:rPrChange w:id="205" w:author="TUNQUI Carla (ctunqui)" w:date="2014-08-19T15:31:00Z">
              <w:rPr>
                <w:rFonts w:asciiTheme="minorHAnsi" w:eastAsiaTheme="minorEastAsia" w:hAnsiTheme="minorHAnsi" w:cstheme="minorBidi"/>
                <w:smallCaps w:val="0"/>
                <w:sz w:val="22"/>
                <w:szCs w:val="22"/>
              </w:rPr>
            </w:rPrChange>
          </w:rPr>
          <w:tab/>
        </w:r>
        <w:r w:rsidRPr="00305757">
          <w:rPr>
            <w:sz w:val="22"/>
            <w:rPrChange w:id="206" w:author="TUNQUI Carla (ctunqui)" w:date="2014-08-19T15:31:00Z">
              <w:rPr/>
            </w:rPrChange>
          </w:rPr>
          <w:t>Organisation de l’Équipe de travail</w:t>
        </w:r>
        <w:r w:rsidRPr="00305757">
          <w:rPr>
            <w:sz w:val="22"/>
            <w:rPrChange w:id="207" w:author="TUNQUI Carla (ctunqui)" w:date="2014-08-19T15:31:00Z">
              <w:rPr/>
            </w:rPrChange>
          </w:rPr>
          <w:tab/>
        </w:r>
        <w:r w:rsidRPr="00305757">
          <w:rPr>
            <w:sz w:val="22"/>
            <w:rPrChange w:id="208" w:author="TUNQUI Carla (ctunqui)" w:date="2014-08-19T15:31:00Z">
              <w:rPr/>
            </w:rPrChange>
          </w:rPr>
          <w:fldChar w:fldCharType="begin"/>
        </w:r>
        <w:r w:rsidRPr="00305757">
          <w:rPr>
            <w:sz w:val="22"/>
            <w:rPrChange w:id="209" w:author="TUNQUI Carla (ctunqui)" w:date="2014-08-19T15:31:00Z">
              <w:rPr/>
            </w:rPrChange>
          </w:rPr>
          <w:instrText xml:space="preserve"> PAGEREF _Toc396225595 \h </w:instrText>
        </w:r>
      </w:ins>
      <w:r w:rsidRPr="00305757">
        <w:rPr>
          <w:sz w:val="22"/>
          <w:rPrChange w:id="210" w:author="TUNQUI Carla (ctunqui)" w:date="2014-08-19T15:31:00Z">
            <w:rPr>
              <w:sz w:val="22"/>
            </w:rPr>
          </w:rPrChange>
        </w:rPr>
      </w:r>
      <w:r w:rsidRPr="00305757">
        <w:rPr>
          <w:sz w:val="22"/>
          <w:rPrChange w:id="211" w:author="TUNQUI Carla (ctunqui)" w:date="2014-08-19T15:31:00Z">
            <w:rPr/>
          </w:rPrChange>
        </w:rPr>
        <w:fldChar w:fldCharType="separate"/>
      </w:r>
      <w:ins w:id="212" w:author="TUNQUI Carla (ctunqui)" w:date="2014-08-19T15:52:00Z">
        <w:r w:rsidR="00235E5E">
          <w:rPr>
            <w:sz w:val="22"/>
          </w:rPr>
          <w:t>14</w:t>
        </w:r>
      </w:ins>
      <w:ins w:id="213" w:author="TUNQUI Carla (ctunqui)" w:date="2014-08-19T15:30:00Z">
        <w:r w:rsidRPr="00305757">
          <w:rPr>
            <w:sz w:val="22"/>
            <w:rPrChange w:id="214" w:author="TUNQUI Carla (ctunqui)" w:date="2014-08-19T15:31:00Z">
              <w:rPr/>
            </w:rPrChange>
          </w:rPr>
          <w:fldChar w:fldCharType="end"/>
        </w:r>
      </w:ins>
    </w:p>
    <w:p w:rsidR="005D6E30" w:rsidRPr="005D6E30" w:rsidRDefault="00305757">
      <w:pPr>
        <w:pStyle w:val="TM2"/>
        <w:rPr>
          <w:ins w:id="215" w:author="TUNQUI Carla (ctunqui)" w:date="2014-08-19T15:30:00Z"/>
          <w:rFonts w:asciiTheme="minorHAnsi" w:eastAsiaTheme="minorEastAsia" w:hAnsiTheme="minorHAnsi" w:cstheme="minorBidi"/>
          <w:smallCaps w:val="0"/>
          <w:sz w:val="20"/>
          <w:szCs w:val="22"/>
          <w:rPrChange w:id="216" w:author="TUNQUI Carla (ctunqui)" w:date="2014-08-19T15:31:00Z">
            <w:rPr>
              <w:ins w:id="217" w:author="TUNQUI Carla (ctunqui)" w:date="2014-08-19T15:30:00Z"/>
              <w:rFonts w:asciiTheme="minorHAnsi" w:eastAsiaTheme="minorEastAsia" w:hAnsiTheme="minorHAnsi" w:cstheme="minorBidi"/>
              <w:smallCaps w:val="0"/>
              <w:sz w:val="22"/>
              <w:szCs w:val="22"/>
            </w:rPr>
          </w:rPrChange>
        </w:rPr>
      </w:pPr>
      <w:ins w:id="218" w:author="TUNQUI Carla (ctunqui)" w:date="2014-08-19T15:30:00Z">
        <w:r w:rsidRPr="00305757">
          <w:rPr>
            <w:sz w:val="22"/>
            <w:rPrChange w:id="219" w:author="TUNQUI Carla (ctunqui)" w:date="2014-08-19T15:31:00Z">
              <w:rPr/>
            </w:rPrChange>
          </w:rPr>
          <w:t>3.6</w:t>
        </w:r>
        <w:r w:rsidRPr="00305757">
          <w:rPr>
            <w:rFonts w:asciiTheme="minorHAnsi" w:eastAsiaTheme="minorEastAsia" w:hAnsiTheme="minorHAnsi" w:cstheme="minorBidi"/>
            <w:smallCaps w:val="0"/>
            <w:sz w:val="20"/>
            <w:szCs w:val="22"/>
            <w:rPrChange w:id="220" w:author="TUNQUI Carla (ctunqui)" w:date="2014-08-19T15:31:00Z">
              <w:rPr>
                <w:rFonts w:asciiTheme="minorHAnsi" w:eastAsiaTheme="minorEastAsia" w:hAnsiTheme="minorHAnsi" w:cstheme="minorBidi"/>
                <w:smallCaps w:val="0"/>
                <w:sz w:val="22"/>
                <w:szCs w:val="22"/>
              </w:rPr>
            </w:rPrChange>
          </w:rPr>
          <w:tab/>
        </w:r>
        <w:r w:rsidRPr="00305757">
          <w:rPr>
            <w:sz w:val="22"/>
            <w:rPrChange w:id="221" w:author="TUNQUI Carla (ctunqui)" w:date="2014-08-19T15:31:00Z">
              <w:rPr/>
            </w:rPrChange>
          </w:rPr>
          <w:t>Description du cahier de charges</w:t>
        </w:r>
        <w:r w:rsidRPr="00305757">
          <w:rPr>
            <w:sz w:val="22"/>
            <w:rPrChange w:id="222" w:author="TUNQUI Carla (ctunqui)" w:date="2014-08-19T15:31:00Z">
              <w:rPr/>
            </w:rPrChange>
          </w:rPr>
          <w:tab/>
        </w:r>
        <w:r w:rsidRPr="00305757">
          <w:rPr>
            <w:sz w:val="22"/>
            <w:rPrChange w:id="223" w:author="TUNQUI Carla (ctunqui)" w:date="2014-08-19T15:31:00Z">
              <w:rPr/>
            </w:rPrChange>
          </w:rPr>
          <w:fldChar w:fldCharType="begin"/>
        </w:r>
        <w:r w:rsidRPr="00305757">
          <w:rPr>
            <w:sz w:val="22"/>
            <w:rPrChange w:id="224" w:author="TUNQUI Carla (ctunqui)" w:date="2014-08-19T15:31:00Z">
              <w:rPr/>
            </w:rPrChange>
          </w:rPr>
          <w:instrText xml:space="preserve"> PAGEREF _Toc396225596 \h </w:instrText>
        </w:r>
      </w:ins>
      <w:r w:rsidRPr="00305757">
        <w:rPr>
          <w:sz w:val="22"/>
          <w:rPrChange w:id="225" w:author="TUNQUI Carla (ctunqui)" w:date="2014-08-19T15:31:00Z">
            <w:rPr>
              <w:sz w:val="22"/>
            </w:rPr>
          </w:rPrChange>
        </w:rPr>
      </w:r>
      <w:r w:rsidRPr="00305757">
        <w:rPr>
          <w:sz w:val="22"/>
          <w:rPrChange w:id="226" w:author="TUNQUI Carla (ctunqui)" w:date="2014-08-19T15:31:00Z">
            <w:rPr/>
          </w:rPrChange>
        </w:rPr>
        <w:fldChar w:fldCharType="separate"/>
      </w:r>
      <w:ins w:id="227" w:author="TUNQUI Carla (ctunqui)" w:date="2014-08-19T15:52:00Z">
        <w:r w:rsidR="00235E5E">
          <w:rPr>
            <w:sz w:val="22"/>
          </w:rPr>
          <w:t>16</w:t>
        </w:r>
      </w:ins>
      <w:ins w:id="228" w:author="TUNQUI Carla (ctunqui)" w:date="2014-08-19T15:30:00Z">
        <w:r w:rsidRPr="00305757">
          <w:rPr>
            <w:sz w:val="22"/>
            <w:rPrChange w:id="229" w:author="TUNQUI Carla (ctunqui)" w:date="2014-08-19T15:31:00Z">
              <w:rPr/>
            </w:rPrChange>
          </w:rPr>
          <w:fldChar w:fldCharType="end"/>
        </w:r>
      </w:ins>
    </w:p>
    <w:p w:rsidR="005D6E30" w:rsidRPr="005D6E30" w:rsidRDefault="00305757">
      <w:pPr>
        <w:pStyle w:val="TM2"/>
        <w:rPr>
          <w:ins w:id="230" w:author="TUNQUI Carla (ctunqui)" w:date="2014-08-19T15:30:00Z"/>
          <w:rFonts w:asciiTheme="minorHAnsi" w:eastAsiaTheme="minorEastAsia" w:hAnsiTheme="minorHAnsi" w:cstheme="minorBidi"/>
          <w:smallCaps w:val="0"/>
          <w:sz w:val="20"/>
          <w:szCs w:val="22"/>
          <w:rPrChange w:id="231" w:author="TUNQUI Carla (ctunqui)" w:date="2014-08-19T15:31:00Z">
            <w:rPr>
              <w:ins w:id="232" w:author="TUNQUI Carla (ctunqui)" w:date="2014-08-19T15:30:00Z"/>
              <w:rFonts w:asciiTheme="minorHAnsi" w:eastAsiaTheme="minorEastAsia" w:hAnsiTheme="minorHAnsi" w:cstheme="minorBidi"/>
              <w:smallCaps w:val="0"/>
              <w:sz w:val="22"/>
              <w:szCs w:val="22"/>
            </w:rPr>
          </w:rPrChange>
        </w:rPr>
      </w:pPr>
      <w:ins w:id="233" w:author="TUNQUI Carla (ctunqui)" w:date="2014-08-19T15:30:00Z">
        <w:r w:rsidRPr="00305757">
          <w:rPr>
            <w:sz w:val="22"/>
            <w:rPrChange w:id="234" w:author="TUNQUI Carla (ctunqui)" w:date="2014-08-19T15:31:00Z">
              <w:rPr/>
            </w:rPrChange>
          </w:rPr>
          <w:t>3.7</w:t>
        </w:r>
        <w:r w:rsidRPr="00305757">
          <w:rPr>
            <w:rFonts w:asciiTheme="minorHAnsi" w:eastAsiaTheme="minorEastAsia" w:hAnsiTheme="minorHAnsi" w:cstheme="minorBidi"/>
            <w:smallCaps w:val="0"/>
            <w:sz w:val="20"/>
            <w:szCs w:val="22"/>
            <w:rPrChange w:id="235" w:author="TUNQUI Carla (ctunqui)" w:date="2014-08-19T15:31:00Z">
              <w:rPr>
                <w:rFonts w:asciiTheme="minorHAnsi" w:eastAsiaTheme="minorEastAsia" w:hAnsiTheme="minorHAnsi" w:cstheme="minorBidi"/>
                <w:smallCaps w:val="0"/>
                <w:sz w:val="22"/>
                <w:szCs w:val="22"/>
              </w:rPr>
            </w:rPrChange>
          </w:rPr>
          <w:tab/>
        </w:r>
        <w:r w:rsidRPr="00305757">
          <w:rPr>
            <w:sz w:val="22"/>
            <w:rPrChange w:id="236" w:author="TUNQUI Carla (ctunqui)" w:date="2014-08-19T15:31:00Z">
              <w:rPr/>
            </w:rPrChange>
          </w:rPr>
          <w:t>Cycle de Developpement en V</w:t>
        </w:r>
        <w:r w:rsidRPr="00305757">
          <w:rPr>
            <w:sz w:val="22"/>
            <w:rPrChange w:id="237" w:author="TUNQUI Carla (ctunqui)" w:date="2014-08-19T15:31:00Z">
              <w:rPr/>
            </w:rPrChange>
          </w:rPr>
          <w:tab/>
        </w:r>
        <w:r w:rsidRPr="00305757">
          <w:rPr>
            <w:sz w:val="22"/>
            <w:rPrChange w:id="238" w:author="TUNQUI Carla (ctunqui)" w:date="2014-08-19T15:31:00Z">
              <w:rPr/>
            </w:rPrChange>
          </w:rPr>
          <w:fldChar w:fldCharType="begin"/>
        </w:r>
        <w:r w:rsidRPr="00305757">
          <w:rPr>
            <w:sz w:val="22"/>
            <w:rPrChange w:id="239" w:author="TUNQUI Carla (ctunqui)" w:date="2014-08-19T15:31:00Z">
              <w:rPr/>
            </w:rPrChange>
          </w:rPr>
          <w:instrText xml:space="preserve"> PAGEREF _Toc396225597 \h </w:instrText>
        </w:r>
      </w:ins>
      <w:r w:rsidRPr="00305757">
        <w:rPr>
          <w:sz w:val="22"/>
          <w:rPrChange w:id="240" w:author="TUNQUI Carla (ctunqui)" w:date="2014-08-19T15:31:00Z">
            <w:rPr>
              <w:sz w:val="22"/>
            </w:rPr>
          </w:rPrChange>
        </w:rPr>
      </w:r>
      <w:r w:rsidRPr="00305757">
        <w:rPr>
          <w:sz w:val="22"/>
          <w:rPrChange w:id="241" w:author="TUNQUI Carla (ctunqui)" w:date="2014-08-19T15:31:00Z">
            <w:rPr/>
          </w:rPrChange>
        </w:rPr>
        <w:fldChar w:fldCharType="separate"/>
      </w:r>
      <w:ins w:id="242" w:author="TUNQUI Carla (ctunqui)" w:date="2014-08-19T15:52:00Z">
        <w:r w:rsidR="00235E5E">
          <w:rPr>
            <w:sz w:val="22"/>
          </w:rPr>
          <w:t>16</w:t>
        </w:r>
      </w:ins>
      <w:ins w:id="243" w:author="TUNQUI Carla (ctunqui)" w:date="2014-08-19T15:30:00Z">
        <w:r w:rsidRPr="00305757">
          <w:rPr>
            <w:sz w:val="22"/>
            <w:rPrChange w:id="244" w:author="TUNQUI Carla (ctunqui)" w:date="2014-08-19T15:31:00Z">
              <w:rPr/>
            </w:rPrChange>
          </w:rPr>
          <w:fldChar w:fldCharType="end"/>
        </w:r>
      </w:ins>
    </w:p>
    <w:p w:rsidR="005D6E30" w:rsidRPr="005D6E30" w:rsidRDefault="00305757">
      <w:pPr>
        <w:pStyle w:val="TM2"/>
        <w:rPr>
          <w:ins w:id="245" w:author="TUNQUI Carla (ctunqui)" w:date="2014-08-19T15:30:00Z"/>
          <w:rFonts w:asciiTheme="minorHAnsi" w:eastAsiaTheme="minorEastAsia" w:hAnsiTheme="minorHAnsi" w:cstheme="minorBidi"/>
          <w:smallCaps w:val="0"/>
          <w:sz w:val="20"/>
          <w:szCs w:val="22"/>
          <w:rPrChange w:id="246" w:author="TUNQUI Carla (ctunqui)" w:date="2014-08-19T15:31:00Z">
            <w:rPr>
              <w:ins w:id="247" w:author="TUNQUI Carla (ctunqui)" w:date="2014-08-19T15:30:00Z"/>
              <w:rFonts w:asciiTheme="minorHAnsi" w:eastAsiaTheme="minorEastAsia" w:hAnsiTheme="minorHAnsi" w:cstheme="minorBidi"/>
              <w:smallCaps w:val="0"/>
              <w:sz w:val="22"/>
              <w:szCs w:val="22"/>
            </w:rPr>
          </w:rPrChange>
        </w:rPr>
      </w:pPr>
      <w:ins w:id="248" w:author="TUNQUI Carla (ctunqui)" w:date="2014-08-19T15:30:00Z">
        <w:r w:rsidRPr="00305757">
          <w:rPr>
            <w:sz w:val="22"/>
            <w:rPrChange w:id="249" w:author="TUNQUI Carla (ctunqui)" w:date="2014-08-19T15:31:00Z">
              <w:rPr/>
            </w:rPrChange>
          </w:rPr>
          <w:t>3.8</w:t>
        </w:r>
        <w:r w:rsidRPr="00305757">
          <w:rPr>
            <w:rFonts w:asciiTheme="minorHAnsi" w:eastAsiaTheme="minorEastAsia" w:hAnsiTheme="minorHAnsi" w:cstheme="minorBidi"/>
            <w:smallCaps w:val="0"/>
            <w:sz w:val="20"/>
            <w:szCs w:val="22"/>
            <w:rPrChange w:id="250" w:author="TUNQUI Carla (ctunqui)" w:date="2014-08-19T15:31:00Z">
              <w:rPr>
                <w:rFonts w:asciiTheme="minorHAnsi" w:eastAsiaTheme="minorEastAsia" w:hAnsiTheme="minorHAnsi" w:cstheme="minorBidi"/>
                <w:smallCaps w:val="0"/>
                <w:sz w:val="22"/>
                <w:szCs w:val="22"/>
              </w:rPr>
            </w:rPrChange>
          </w:rPr>
          <w:tab/>
        </w:r>
        <w:r w:rsidRPr="00305757">
          <w:rPr>
            <w:sz w:val="22"/>
            <w:rPrChange w:id="251" w:author="TUNQUI Carla (ctunqui)" w:date="2014-08-19T15:31:00Z">
              <w:rPr/>
            </w:rPrChange>
          </w:rPr>
          <w:t>Plannification global</w:t>
        </w:r>
        <w:r w:rsidRPr="00305757">
          <w:rPr>
            <w:sz w:val="22"/>
            <w:rPrChange w:id="252" w:author="TUNQUI Carla (ctunqui)" w:date="2014-08-19T15:31:00Z">
              <w:rPr/>
            </w:rPrChange>
          </w:rPr>
          <w:tab/>
        </w:r>
        <w:r w:rsidRPr="00305757">
          <w:rPr>
            <w:sz w:val="22"/>
            <w:rPrChange w:id="253" w:author="TUNQUI Carla (ctunqui)" w:date="2014-08-19T15:31:00Z">
              <w:rPr/>
            </w:rPrChange>
          </w:rPr>
          <w:fldChar w:fldCharType="begin"/>
        </w:r>
        <w:r w:rsidRPr="00305757">
          <w:rPr>
            <w:sz w:val="22"/>
            <w:rPrChange w:id="254" w:author="TUNQUI Carla (ctunqui)" w:date="2014-08-19T15:31:00Z">
              <w:rPr/>
            </w:rPrChange>
          </w:rPr>
          <w:instrText xml:space="preserve"> PAGEREF _Toc396225598 \h </w:instrText>
        </w:r>
      </w:ins>
      <w:r w:rsidRPr="00305757">
        <w:rPr>
          <w:sz w:val="22"/>
          <w:rPrChange w:id="255" w:author="TUNQUI Carla (ctunqui)" w:date="2014-08-19T15:31:00Z">
            <w:rPr>
              <w:sz w:val="22"/>
            </w:rPr>
          </w:rPrChange>
        </w:rPr>
      </w:r>
      <w:r w:rsidRPr="00305757">
        <w:rPr>
          <w:sz w:val="22"/>
          <w:rPrChange w:id="256" w:author="TUNQUI Carla (ctunqui)" w:date="2014-08-19T15:31:00Z">
            <w:rPr/>
          </w:rPrChange>
        </w:rPr>
        <w:fldChar w:fldCharType="separate"/>
      </w:r>
      <w:ins w:id="257" w:author="TUNQUI Carla (ctunqui)" w:date="2014-08-19T15:52:00Z">
        <w:r w:rsidR="00235E5E">
          <w:rPr>
            <w:sz w:val="22"/>
          </w:rPr>
          <w:t>17</w:t>
        </w:r>
      </w:ins>
      <w:ins w:id="258" w:author="TUNQUI Carla (ctunqui)" w:date="2014-08-19T15:30:00Z">
        <w:r w:rsidRPr="00305757">
          <w:rPr>
            <w:sz w:val="22"/>
            <w:rPrChange w:id="259" w:author="TUNQUI Carla (ctunqui)" w:date="2014-08-19T15:31:00Z">
              <w:rPr/>
            </w:rPrChange>
          </w:rPr>
          <w:fldChar w:fldCharType="end"/>
        </w:r>
      </w:ins>
    </w:p>
    <w:p w:rsidR="005D6E30" w:rsidRPr="005D6E30" w:rsidRDefault="00305757">
      <w:pPr>
        <w:pStyle w:val="TM1"/>
        <w:rPr>
          <w:ins w:id="260" w:author="TUNQUI Carla (ctunqui)" w:date="2014-08-19T15:30:00Z"/>
          <w:rFonts w:asciiTheme="minorHAnsi" w:eastAsiaTheme="minorEastAsia" w:hAnsiTheme="minorHAnsi" w:cstheme="minorBidi"/>
          <w:b w:val="0"/>
          <w:caps w:val="0"/>
          <w:sz w:val="20"/>
          <w:szCs w:val="22"/>
          <w:rPrChange w:id="261" w:author="TUNQUI Carla (ctunqui)" w:date="2014-08-19T15:31:00Z">
            <w:rPr>
              <w:ins w:id="262" w:author="TUNQUI Carla (ctunqui)" w:date="2014-08-19T15:30:00Z"/>
              <w:rFonts w:asciiTheme="minorHAnsi" w:eastAsiaTheme="minorEastAsia" w:hAnsiTheme="minorHAnsi" w:cstheme="minorBidi"/>
              <w:b w:val="0"/>
              <w:caps w:val="0"/>
              <w:sz w:val="22"/>
              <w:szCs w:val="22"/>
            </w:rPr>
          </w:rPrChange>
        </w:rPr>
      </w:pPr>
      <w:ins w:id="263" w:author="TUNQUI Carla (ctunqui)" w:date="2014-08-19T15:30:00Z">
        <w:r w:rsidRPr="00305757">
          <w:rPr>
            <w:sz w:val="22"/>
            <w:rPrChange w:id="264" w:author="TUNQUI Carla (ctunqui)" w:date="2014-08-19T15:31:00Z">
              <w:rPr/>
            </w:rPrChange>
          </w:rPr>
          <w:t>4.</w:t>
        </w:r>
        <w:r w:rsidRPr="00305757">
          <w:rPr>
            <w:rFonts w:asciiTheme="minorHAnsi" w:eastAsiaTheme="minorEastAsia" w:hAnsiTheme="minorHAnsi" w:cstheme="minorBidi"/>
            <w:b w:val="0"/>
            <w:caps w:val="0"/>
            <w:sz w:val="20"/>
            <w:szCs w:val="22"/>
            <w:rPrChange w:id="265" w:author="TUNQUI Carla (ctunqui)" w:date="2014-08-19T15:31:00Z">
              <w:rPr>
                <w:rFonts w:asciiTheme="minorHAnsi" w:eastAsiaTheme="minorEastAsia" w:hAnsiTheme="minorHAnsi" w:cstheme="minorBidi"/>
                <w:b w:val="0"/>
                <w:caps w:val="0"/>
                <w:sz w:val="22"/>
                <w:szCs w:val="22"/>
              </w:rPr>
            </w:rPrChange>
          </w:rPr>
          <w:tab/>
        </w:r>
        <w:r w:rsidRPr="00305757">
          <w:rPr>
            <w:sz w:val="22"/>
            <w:rPrChange w:id="266" w:author="TUNQUI Carla (ctunqui)" w:date="2014-08-19T15:31:00Z">
              <w:rPr/>
            </w:rPrChange>
          </w:rPr>
          <w:t>PrÉsentation du travail rÉalisÉ</w:t>
        </w:r>
        <w:r w:rsidRPr="00305757">
          <w:rPr>
            <w:sz w:val="22"/>
            <w:rPrChange w:id="267" w:author="TUNQUI Carla (ctunqui)" w:date="2014-08-19T15:31:00Z">
              <w:rPr/>
            </w:rPrChange>
          </w:rPr>
          <w:tab/>
        </w:r>
        <w:r w:rsidRPr="00305757">
          <w:rPr>
            <w:sz w:val="22"/>
            <w:rPrChange w:id="268" w:author="TUNQUI Carla (ctunqui)" w:date="2014-08-19T15:31:00Z">
              <w:rPr/>
            </w:rPrChange>
          </w:rPr>
          <w:fldChar w:fldCharType="begin"/>
        </w:r>
        <w:r w:rsidRPr="00305757">
          <w:rPr>
            <w:sz w:val="22"/>
            <w:rPrChange w:id="269" w:author="TUNQUI Carla (ctunqui)" w:date="2014-08-19T15:31:00Z">
              <w:rPr/>
            </w:rPrChange>
          </w:rPr>
          <w:instrText xml:space="preserve"> PAGEREF _Toc396225599 \h </w:instrText>
        </w:r>
      </w:ins>
      <w:r w:rsidRPr="00305757">
        <w:rPr>
          <w:sz w:val="22"/>
          <w:rPrChange w:id="270" w:author="TUNQUI Carla (ctunqui)" w:date="2014-08-19T15:31:00Z">
            <w:rPr>
              <w:sz w:val="22"/>
            </w:rPr>
          </w:rPrChange>
        </w:rPr>
      </w:r>
      <w:r w:rsidRPr="00305757">
        <w:rPr>
          <w:sz w:val="22"/>
          <w:rPrChange w:id="271" w:author="TUNQUI Carla (ctunqui)" w:date="2014-08-19T15:31:00Z">
            <w:rPr/>
          </w:rPrChange>
        </w:rPr>
        <w:fldChar w:fldCharType="separate"/>
      </w:r>
      <w:ins w:id="272" w:author="TUNQUI Carla (ctunqui)" w:date="2014-08-19T15:52:00Z">
        <w:r w:rsidR="00235E5E">
          <w:rPr>
            <w:sz w:val="22"/>
          </w:rPr>
          <w:t>18</w:t>
        </w:r>
      </w:ins>
      <w:ins w:id="273" w:author="TUNQUI Carla (ctunqui)" w:date="2014-08-19T15:30:00Z">
        <w:r w:rsidRPr="00305757">
          <w:rPr>
            <w:sz w:val="22"/>
            <w:rPrChange w:id="274" w:author="TUNQUI Carla (ctunqui)" w:date="2014-08-19T15:31:00Z">
              <w:rPr/>
            </w:rPrChange>
          </w:rPr>
          <w:fldChar w:fldCharType="end"/>
        </w:r>
      </w:ins>
    </w:p>
    <w:p w:rsidR="005D6E30" w:rsidRPr="005D6E30" w:rsidRDefault="00305757">
      <w:pPr>
        <w:pStyle w:val="TM2"/>
        <w:rPr>
          <w:ins w:id="275" w:author="TUNQUI Carla (ctunqui)" w:date="2014-08-19T15:30:00Z"/>
          <w:rFonts w:asciiTheme="minorHAnsi" w:eastAsiaTheme="minorEastAsia" w:hAnsiTheme="minorHAnsi" w:cstheme="minorBidi"/>
          <w:smallCaps w:val="0"/>
          <w:sz w:val="20"/>
          <w:szCs w:val="22"/>
          <w:rPrChange w:id="276" w:author="TUNQUI Carla (ctunqui)" w:date="2014-08-19T15:31:00Z">
            <w:rPr>
              <w:ins w:id="277" w:author="TUNQUI Carla (ctunqui)" w:date="2014-08-19T15:30:00Z"/>
              <w:rFonts w:asciiTheme="minorHAnsi" w:eastAsiaTheme="minorEastAsia" w:hAnsiTheme="minorHAnsi" w:cstheme="minorBidi"/>
              <w:smallCaps w:val="0"/>
              <w:sz w:val="22"/>
              <w:szCs w:val="22"/>
            </w:rPr>
          </w:rPrChange>
        </w:rPr>
      </w:pPr>
      <w:ins w:id="278" w:author="TUNQUI Carla (ctunqui)" w:date="2014-08-19T15:30:00Z">
        <w:r w:rsidRPr="00305757">
          <w:rPr>
            <w:sz w:val="22"/>
            <w:rPrChange w:id="279" w:author="TUNQUI Carla (ctunqui)" w:date="2014-08-19T15:31:00Z">
              <w:rPr/>
            </w:rPrChange>
          </w:rPr>
          <w:t>4.1</w:t>
        </w:r>
        <w:r w:rsidRPr="00305757">
          <w:rPr>
            <w:rFonts w:asciiTheme="minorHAnsi" w:eastAsiaTheme="minorEastAsia" w:hAnsiTheme="minorHAnsi" w:cstheme="minorBidi"/>
            <w:smallCaps w:val="0"/>
            <w:sz w:val="20"/>
            <w:szCs w:val="22"/>
            <w:rPrChange w:id="280" w:author="TUNQUI Carla (ctunqui)" w:date="2014-08-19T15:31:00Z">
              <w:rPr>
                <w:rFonts w:asciiTheme="minorHAnsi" w:eastAsiaTheme="minorEastAsia" w:hAnsiTheme="minorHAnsi" w:cstheme="minorBidi"/>
                <w:smallCaps w:val="0"/>
                <w:sz w:val="22"/>
                <w:szCs w:val="22"/>
              </w:rPr>
            </w:rPrChange>
          </w:rPr>
          <w:tab/>
        </w:r>
        <w:r w:rsidRPr="00305757">
          <w:rPr>
            <w:sz w:val="22"/>
            <w:rPrChange w:id="281" w:author="TUNQUI Carla (ctunqui)" w:date="2014-08-19T15:31:00Z">
              <w:rPr/>
            </w:rPrChange>
          </w:rPr>
          <w:t>Environnement technique</w:t>
        </w:r>
        <w:r w:rsidRPr="00305757">
          <w:rPr>
            <w:sz w:val="22"/>
            <w:rPrChange w:id="282" w:author="TUNQUI Carla (ctunqui)" w:date="2014-08-19T15:31:00Z">
              <w:rPr/>
            </w:rPrChange>
          </w:rPr>
          <w:tab/>
        </w:r>
        <w:r w:rsidRPr="00305757">
          <w:rPr>
            <w:sz w:val="22"/>
            <w:rPrChange w:id="283" w:author="TUNQUI Carla (ctunqui)" w:date="2014-08-19T15:31:00Z">
              <w:rPr/>
            </w:rPrChange>
          </w:rPr>
          <w:fldChar w:fldCharType="begin"/>
        </w:r>
        <w:r w:rsidRPr="00305757">
          <w:rPr>
            <w:sz w:val="22"/>
            <w:rPrChange w:id="284" w:author="TUNQUI Carla (ctunqui)" w:date="2014-08-19T15:31:00Z">
              <w:rPr/>
            </w:rPrChange>
          </w:rPr>
          <w:instrText xml:space="preserve"> PAGEREF _Toc396225600 \h </w:instrText>
        </w:r>
      </w:ins>
      <w:r w:rsidRPr="00305757">
        <w:rPr>
          <w:sz w:val="22"/>
          <w:rPrChange w:id="285" w:author="TUNQUI Carla (ctunqui)" w:date="2014-08-19T15:31:00Z">
            <w:rPr>
              <w:sz w:val="22"/>
            </w:rPr>
          </w:rPrChange>
        </w:rPr>
      </w:r>
      <w:r w:rsidRPr="00305757">
        <w:rPr>
          <w:sz w:val="22"/>
          <w:rPrChange w:id="286" w:author="TUNQUI Carla (ctunqui)" w:date="2014-08-19T15:31:00Z">
            <w:rPr/>
          </w:rPrChange>
        </w:rPr>
        <w:fldChar w:fldCharType="separate"/>
      </w:r>
      <w:ins w:id="287" w:author="TUNQUI Carla (ctunqui)" w:date="2014-08-19T15:52:00Z">
        <w:r w:rsidR="00235E5E">
          <w:rPr>
            <w:sz w:val="22"/>
          </w:rPr>
          <w:t>18</w:t>
        </w:r>
      </w:ins>
      <w:ins w:id="288" w:author="TUNQUI Carla (ctunqui)" w:date="2014-08-19T15:30:00Z">
        <w:r w:rsidRPr="00305757">
          <w:rPr>
            <w:sz w:val="22"/>
            <w:rPrChange w:id="289" w:author="TUNQUI Carla (ctunqui)" w:date="2014-08-19T15:31:00Z">
              <w:rPr/>
            </w:rPrChange>
          </w:rPr>
          <w:fldChar w:fldCharType="end"/>
        </w:r>
      </w:ins>
    </w:p>
    <w:p w:rsidR="005D6E30" w:rsidRPr="005D6E30" w:rsidRDefault="00305757">
      <w:pPr>
        <w:pStyle w:val="TM3"/>
        <w:rPr>
          <w:ins w:id="290" w:author="TUNQUI Carla (ctunqui)" w:date="2014-08-19T15:30:00Z"/>
          <w:rFonts w:asciiTheme="minorHAnsi" w:eastAsiaTheme="minorEastAsia" w:hAnsiTheme="minorHAnsi" w:cstheme="minorBidi"/>
          <w:i w:val="0"/>
          <w:sz w:val="20"/>
          <w:szCs w:val="22"/>
          <w:rPrChange w:id="291" w:author="TUNQUI Carla (ctunqui)" w:date="2014-08-19T15:31:00Z">
            <w:rPr>
              <w:ins w:id="292" w:author="TUNQUI Carla (ctunqui)" w:date="2014-08-19T15:30:00Z"/>
              <w:rFonts w:asciiTheme="minorHAnsi" w:eastAsiaTheme="minorEastAsia" w:hAnsiTheme="minorHAnsi" w:cstheme="minorBidi"/>
              <w:i w:val="0"/>
              <w:sz w:val="22"/>
              <w:szCs w:val="22"/>
            </w:rPr>
          </w:rPrChange>
        </w:rPr>
      </w:pPr>
      <w:ins w:id="293" w:author="TUNQUI Carla (ctunqui)" w:date="2014-08-19T15:30:00Z">
        <w:r w:rsidRPr="00305757">
          <w:rPr>
            <w:sz w:val="22"/>
            <w:rPrChange w:id="294" w:author="TUNQUI Carla (ctunqui)" w:date="2014-08-19T15:31:00Z">
              <w:rPr/>
            </w:rPrChange>
          </w:rPr>
          <w:t>4.1.1</w:t>
        </w:r>
        <w:r w:rsidRPr="00305757">
          <w:rPr>
            <w:rFonts w:asciiTheme="minorHAnsi" w:eastAsiaTheme="minorEastAsia" w:hAnsiTheme="minorHAnsi" w:cstheme="minorBidi"/>
            <w:i w:val="0"/>
            <w:sz w:val="20"/>
            <w:szCs w:val="22"/>
            <w:rPrChange w:id="295" w:author="TUNQUI Carla (ctunqui)" w:date="2014-08-19T15:31:00Z">
              <w:rPr>
                <w:rFonts w:asciiTheme="minorHAnsi" w:eastAsiaTheme="minorEastAsia" w:hAnsiTheme="minorHAnsi" w:cstheme="minorBidi"/>
                <w:i w:val="0"/>
                <w:sz w:val="22"/>
                <w:szCs w:val="22"/>
              </w:rPr>
            </w:rPrChange>
          </w:rPr>
          <w:tab/>
        </w:r>
        <w:r w:rsidRPr="00305757">
          <w:rPr>
            <w:sz w:val="22"/>
            <w:rPrChange w:id="296" w:author="TUNQUI Carla (ctunqui)" w:date="2014-08-19T15:31:00Z">
              <w:rPr/>
            </w:rPrChange>
          </w:rPr>
          <w:t>Architecture technique MyMT</w:t>
        </w:r>
        <w:r w:rsidRPr="00305757">
          <w:rPr>
            <w:sz w:val="22"/>
            <w:rPrChange w:id="297" w:author="TUNQUI Carla (ctunqui)" w:date="2014-08-19T15:31:00Z">
              <w:rPr/>
            </w:rPrChange>
          </w:rPr>
          <w:tab/>
        </w:r>
        <w:r w:rsidRPr="00305757">
          <w:rPr>
            <w:sz w:val="22"/>
            <w:rPrChange w:id="298" w:author="TUNQUI Carla (ctunqui)" w:date="2014-08-19T15:31:00Z">
              <w:rPr/>
            </w:rPrChange>
          </w:rPr>
          <w:fldChar w:fldCharType="begin"/>
        </w:r>
        <w:r w:rsidRPr="00305757">
          <w:rPr>
            <w:sz w:val="22"/>
            <w:rPrChange w:id="299" w:author="TUNQUI Carla (ctunqui)" w:date="2014-08-19T15:31:00Z">
              <w:rPr/>
            </w:rPrChange>
          </w:rPr>
          <w:instrText xml:space="preserve"> PAGEREF _Toc396225601 \h </w:instrText>
        </w:r>
      </w:ins>
      <w:r w:rsidRPr="00305757">
        <w:rPr>
          <w:sz w:val="22"/>
          <w:rPrChange w:id="300" w:author="TUNQUI Carla (ctunqui)" w:date="2014-08-19T15:31:00Z">
            <w:rPr>
              <w:sz w:val="22"/>
            </w:rPr>
          </w:rPrChange>
        </w:rPr>
      </w:r>
      <w:r w:rsidRPr="00305757">
        <w:rPr>
          <w:sz w:val="22"/>
          <w:rPrChange w:id="301" w:author="TUNQUI Carla (ctunqui)" w:date="2014-08-19T15:31:00Z">
            <w:rPr/>
          </w:rPrChange>
        </w:rPr>
        <w:fldChar w:fldCharType="separate"/>
      </w:r>
      <w:ins w:id="302" w:author="TUNQUI Carla (ctunqui)" w:date="2014-08-19T15:52:00Z">
        <w:r w:rsidR="00235E5E">
          <w:rPr>
            <w:sz w:val="22"/>
          </w:rPr>
          <w:t>18</w:t>
        </w:r>
      </w:ins>
      <w:ins w:id="303" w:author="TUNQUI Carla (ctunqui)" w:date="2014-08-19T15:30:00Z">
        <w:r w:rsidRPr="00305757">
          <w:rPr>
            <w:sz w:val="22"/>
            <w:rPrChange w:id="304" w:author="TUNQUI Carla (ctunqui)" w:date="2014-08-19T15:31:00Z">
              <w:rPr/>
            </w:rPrChange>
          </w:rPr>
          <w:fldChar w:fldCharType="end"/>
        </w:r>
      </w:ins>
    </w:p>
    <w:p w:rsidR="005D6E30" w:rsidRPr="005D6E30" w:rsidRDefault="00305757">
      <w:pPr>
        <w:pStyle w:val="TM3"/>
        <w:rPr>
          <w:ins w:id="305" w:author="TUNQUI Carla (ctunqui)" w:date="2014-08-19T15:30:00Z"/>
          <w:rFonts w:asciiTheme="minorHAnsi" w:eastAsiaTheme="minorEastAsia" w:hAnsiTheme="minorHAnsi" w:cstheme="minorBidi"/>
          <w:i w:val="0"/>
          <w:sz w:val="20"/>
          <w:szCs w:val="22"/>
          <w:rPrChange w:id="306" w:author="TUNQUI Carla (ctunqui)" w:date="2014-08-19T15:31:00Z">
            <w:rPr>
              <w:ins w:id="307" w:author="TUNQUI Carla (ctunqui)" w:date="2014-08-19T15:30:00Z"/>
              <w:rFonts w:asciiTheme="minorHAnsi" w:eastAsiaTheme="minorEastAsia" w:hAnsiTheme="minorHAnsi" w:cstheme="minorBidi"/>
              <w:i w:val="0"/>
              <w:sz w:val="22"/>
              <w:szCs w:val="22"/>
            </w:rPr>
          </w:rPrChange>
        </w:rPr>
      </w:pPr>
      <w:ins w:id="308" w:author="TUNQUI Carla (ctunqui)" w:date="2014-08-19T15:30:00Z">
        <w:r w:rsidRPr="00305757">
          <w:rPr>
            <w:sz w:val="22"/>
            <w:rPrChange w:id="309" w:author="TUNQUI Carla (ctunqui)" w:date="2014-08-19T15:31:00Z">
              <w:rPr/>
            </w:rPrChange>
          </w:rPr>
          <w:t>4.1.2</w:t>
        </w:r>
        <w:r w:rsidRPr="00305757">
          <w:rPr>
            <w:rFonts w:asciiTheme="minorHAnsi" w:eastAsiaTheme="minorEastAsia" w:hAnsiTheme="minorHAnsi" w:cstheme="minorBidi"/>
            <w:i w:val="0"/>
            <w:sz w:val="20"/>
            <w:szCs w:val="22"/>
            <w:rPrChange w:id="310" w:author="TUNQUI Carla (ctunqui)" w:date="2014-08-19T15:31:00Z">
              <w:rPr>
                <w:rFonts w:asciiTheme="minorHAnsi" w:eastAsiaTheme="minorEastAsia" w:hAnsiTheme="minorHAnsi" w:cstheme="minorBidi"/>
                <w:i w:val="0"/>
                <w:sz w:val="22"/>
                <w:szCs w:val="22"/>
              </w:rPr>
            </w:rPrChange>
          </w:rPr>
          <w:tab/>
        </w:r>
        <w:r w:rsidRPr="00305757">
          <w:rPr>
            <w:sz w:val="22"/>
            <w:rPrChange w:id="311" w:author="TUNQUI Carla (ctunqui)" w:date="2014-08-19T15:31:00Z">
              <w:rPr/>
            </w:rPrChange>
          </w:rPr>
          <w:t>Outillage</w:t>
        </w:r>
        <w:r w:rsidRPr="00305757">
          <w:rPr>
            <w:sz w:val="22"/>
            <w:rPrChange w:id="312" w:author="TUNQUI Carla (ctunqui)" w:date="2014-08-19T15:31:00Z">
              <w:rPr/>
            </w:rPrChange>
          </w:rPr>
          <w:tab/>
        </w:r>
        <w:r w:rsidRPr="00305757">
          <w:rPr>
            <w:sz w:val="22"/>
            <w:rPrChange w:id="313" w:author="TUNQUI Carla (ctunqui)" w:date="2014-08-19T15:31:00Z">
              <w:rPr/>
            </w:rPrChange>
          </w:rPr>
          <w:fldChar w:fldCharType="begin"/>
        </w:r>
        <w:r w:rsidRPr="00305757">
          <w:rPr>
            <w:sz w:val="22"/>
            <w:rPrChange w:id="314" w:author="TUNQUI Carla (ctunqui)" w:date="2014-08-19T15:31:00Z">
              <w:rPr/>
            </w:rPrChange>
          </w:rPr>
          <w:instrText xml:space="preserve"> PAGEREF _Toc396225602 \h </w:instrText>
        </w:r>
      </w:ins>
      <w:r w:rsidRPr="00305757">
        <w:rPr>
          <w:sz w:val="22"/>
          <w:rPrChange w:id="315" w:author="TUNQUI Carla (ctunqui)" w:date="2014-08-19T15:31:00Z">
            <w:rPr>
              <w:sz w:val="22"/>
            </w:rPr>
          </w:rPrChange>
        </w:rPr>
      </w:r>
      <w:r w:rsidRPr="00305757">
        <w:rPr>
          <w:sz w:val="22"/>
          <w:rPrChange w:id="316" w:author="TUNQUI Carla (ctunqui)" w:date="2014-08-19T15:31:00Z">
            <w:rPr/>
          </w:rPrChange>
        </w:rPr>
        <w:fldChar w:fldCharType="separate"/>
      </w:r>
      <w:ins w:id="317" w:author="TUNQUI Carla (ctunqui)" w:date="2014-08-19T15:52:00Z">
        <w:r w:rsidR="00235E5E">
          <w:rPr>
            <w:sz w:val="22"/>
          </w:rPr>
          <w:t>19</w:t>
        </w:r>
      </w:ins>
      <w:ins w:id="318" w:author="TUNQUI Carla (ctunqui)" w:date="2014-08-19T15:30:00Z">
        <w:r w:rsidRPr="00305757">
          <w:rPr>
            <w:sz w:val="22"/>
            <w:rPrChange w:id="319" w:author="TUNQUI Carla (ctunqui)" w:date="2014-08-19T15:31:00Z">
              <w:rPr/>
            </w:rPrChange>
          </w:rPr>
          <w:fldChar w:fldCharType="end"/>
        </w:r>
      </w:ins>
    </w:p>
    <w:p w:rsidR="005D6E30" w:rsidRPr="005D6E30" w:rsidRDefault="00305757">
      <w:pPr>
        <w:pStyle w:val="TM2"/>
        <w:rPr>
          <w:ins w:id="320" w:author="TUNQUI Carla (ctunqui)" w:date="2014-08-19T15:30:00Z"/>
          <w:rFonts w:asciiTheme="minorHAnsi" w:eastAsiaTheme="minorEastAsia" w:hAnsiTheme="minorHAnsi" w:cstheme="minorBidi"/>
          <w:smallCaps w:val="0"/>
          <w:sz w:val="20"/>
          <w:szCs w:val="22"/>
          <w:rPrChange w:id="321" w:author="TUNQUI Carla (ctunqui)" w:date="2014-08-19T15:31:00Z">
            <w:rPr>
              <w:ins w:id="322" w:author="TUNQUI Carla (ctunqui)" w:date="2014-08-19T15:30:00Z"/>
              <w:rFonts w:asciiTheme="minorHAnsi" w:eastAsiaTheme="minorEastAsia" w:hAnsiTheme="minorHAnsi" w:cstheme="minorBidi"/>
              <w:smallCaps w:val="0"/>
              <w:sz w:val="22"/>
              <w:szCs w:val="22"/>
            </w:rPr>
          </w:rPrChange>
        </w:rPr>
      </w:pPr>
      <w:ins w:id="323" w:author="TUNQUI Carla (ctunqui)" w:date="2014-08-19T15:30:00Z">
        <w:r w:rsidRPr="00305757">
          <w:rPr>
            <w:sz w:val="22"/>
            <w:rPrChange w:id="324" w:author="TUNQUI Carla (ctunqui)" w:date="2014-08-19T15:31:00Z">
              <w:rPr/>
            </w:rPrChange>
          </w:rPr>
          <w:t>4.2</w:t>
        </w:r>
        <w:r w:rsidRPr="00305757">
          <w:rPr>
            <w:rFonts w:asciiTheme="minorHAnsi" w:eastAsiaTheme="minorEastAsia" w:hAnsiTheme="minorHAnsi" w:cstheme="minorBidi"/>
            <w:smallCaps w:val="0"/>
            <w:sz w:val="20"/>
            <w:szCs w:val="22"/>
            <w:rPrChange w:id="325" w:author="TUNQUI Carla (ctunqui)" w:date="2014-08-19T15:31:00Z">
              <w:rPr>
                <w:rFonts w:asciiTheme="minorHAnsi" w:eastAsiaTheme="minorEastAsia" w:hAnsiTheme="minorHAnsi" w:cstheme="minorBidi"/>
                <w:smallCaps w:val="0"/>
                <w:sz w:val="22"/>
                <w:szCs w:val="22"/>
              </w:rPr>
            </w:rPrChange>
          </w:rPr>
          <w:tab/>
        </w:r>
        <w:r w:rsidRPr="00305757">
          <w:rPr>
            <w:sz w:val="22"/>
            <w:rPrChange w:id="326" w:author="TUNQUI Carla (ctunqui)" w:date="2014-08-19T15:31:00Z">
              <w:rPr/>
            </w:rPrChange>
          </w:rPr>
          <w:t>Travail RÉalisÉ</w:t>
        </w:r>
        <w:r w:rsidRPr="00305757">
          <w:rPr>
            <w:sz w:val="22"/>
            <w:rPrChange w:id="327" w:author="TUNQUI Carla (ctunqui)" w:date="2014-08-19T15:31:00Z">
              <w:rPr/>
            </w:rPrChange>
          </w:rPr>
          <w:tab/>
        </w:r>
        <w:r w:rsidRPr="00305757">
          <w:rPr>
            <w:sz w:val="22"/>
            <w:rPrChange w:id="328" w:author="TUNQUI Carla (ctunqui)" w:date="2014-08-19T15:31:00Z">
              <w:rPr/>
            </w:rPrChange>
          </w:rPr>
          <w:fldChar w:fldCharType="begin"/>
        </w:r>
        <w:r w:rsidRPr="00305757">
          <w:rPr>
            <w:sz w:val="22"/>
            <w:rPrChange w:id="329" w:author="TUNQUI Carla (ctunqui)" w:date="2014-08-19T15:31:00Z">
              <w:rPr/>
            </w:rPrChange>
          </w:rPr>
          <w:instrText xml:space="preserve"> PAGEREF _Toc396225603 \h </w:instrText>
        </w:r>
      </w:ins>
      <w:r w:rsidRPr="00305757">
        <w:rPr>
          <w:sz w:val="22"/>
          <w:rPrChange w:id="330" w:author="TUNQUI Carla (ctunqui)" w:date="2014-08-19T15:31:00Z">
            <w:rPr>
              <w:sz w:val="22"/>
            </w:rPr>
          </w:rPrChange>
        </w:rPr>
      </w:r>
      <w:r w:rsidRPr="00305757">
        <w:rPr>
          <w:sz w:val="22"/>
          <w:rPrChange w:id="331" w:author="TUNQUI Carla (ctunqui)" w:date="2014-08-19T15:31:00Z">
            <w:rPr/>
          </w:rPrChange>
        </w:rPr>
        <w:fldChar w:fldCharType="separate"/>
      </w:r>
      <w:ins w:id="332" w:author="TUNQUI Carla (ctunqui)" w:date="2014-08-19T15:52:00Z">
        <w:r w:rsidR="00235E5E">
          <w:rPr>
            <w:sz w:val="22"/>
          </w:rPr>
          <w:t>20</w:t>
        </w:r>
      </w:ins>
      <w:ins w:id="333" w:author="TUNQUI Carla (ctunqui)" w:date="2014-08-19T15:30:00Z">
        <w:r w:rsidRPr="00305757">
          <w:rPr>
            <w:sz w:val="22"/>
            <w:rPrChange w:id="334" w:author="TUNQUI Carla (ctunqui)" w:date="2014-08-19T15:31:00Z">
              <w:rPr/>
            </w:rPrChange>
          </w:rPr>
          <w:fldChar w:fldCharType="end"/>
        </w:r>
      </w:ins>
    </w:p>
    <w:p w:rsidR="005D6E30" w:rsidRPr="005D6E30" w:rsidRDefault="00305757">
      <w:pPr>
        <w:pStyle w:val="TM3"/>
        <w:rPr>
          <w:ins w:id="335" w:author="TUNQUI Carla (ctunqui)" w:date="2014-08-19T15:30:00Z"/>
          <w:rFonts w:asciiTheme="minorHAnsi" w:eastAsiaTheme="minorEastAsia" w:hAnsiTheme="minorHAnsi" w:cstheme="minorBidi"/>
          <w:i w:val="0"/>
          <w:sz w:val="20"/>
          <w:szCs w:val="22"/>
          <w:rPrChange w:id="336" w:author="TUNQUI Carla (ctunqui)" w:date="2014-08-19T15:31:00Z">
            <w:rPr>
              <w:ins w:id="337" w:author="TUNQUI Carla (ctunqui)" w:date="2014-08-19T15:30:00Z"/>
              <w:rFonts w:asciiTheme="minorHAnsi" w:eastAsiaTheme="minorEastAsia" w:hAnsiTheme="minorHAnsi" w:cstheme="minorBidi"/>
              <w:i w:val="0"/>
              <w:sz w:val="22"/>
              <w:szCs w:val="22"/>
            </w:rPr>
          </w:rPrChange>
        </w:rPr>
      </w:pPr>
      <w:ins w:id="338" w:author="TUNQUI Carla (ctunqui)" w:date="2014-08-19T15:30:00Z">
        <w:r w:rsidRPr="00305757">
          <w:rPr>
            <w:sz w:val="22"/>
            <w:rPrChange w:id="339" w:author="TUNQUI Carla (ctunqui)" w:date="2014-08-19T15:31:00Z">
              <w:rPr/>
            </w:rPrChange>
          </w:rPr>
          <w:t>4.2.1</w:t>
        </w:r>
        <w:r w:rsidRPr="00305757">
          <w:rPr>
            <w:rFonts w:asciiTheme="minorHAnsi" w:eastAsiaTheme="minorEastAsia" w:hAnsiTheme="minorHAnsi" w:cstheme="minorBidi"/>
            <w:i w:val="0"/>
            <w:sz w:val="20"/>
            <w:szCs w:val="22"/>
            <w:rPrChange w:id="340" w:author="TUNQUI Carla (ctunqui)" w:date="2014-08-19T15:31:00Z">
              <w:rPr>
                <w:rFonts w:asciiTheme="minorHAnsi" w:eastAsiaTheme="minorEastAsia" w:hAnsiTheme="minorHAnsi" w:cstheme="minorBidi"/>
                <w:i w:val="0"/>
                <w:sz w:val="22"/>
                <w:szCs w:val="22"/>
              </w:rPr>
            </w:rPrChange>
          </w:rPr>
          <w:tab/>
        </w:r>
        <w:r w:rsidRPr="00305757">
          <w:rPr>
            <w:sz w:val="22"/>
            <w:rPrChange w:id="341" w:author="TUNQUI Carla (ctunqui)" w:date="2014-08-19T15:31:00Z">
              <w:rPr/>
            </w:rPrChange>
          </w:rPr>
          <w:t>Analyse des composants existants</w:t>
        </w:r>
        <w:r w:rsidRPr="00305757">
          <w:rPr>
            <w:sz w:val="22"/>
            <w:rPrChange w:id="342" w:author="TUNQUI Carla (ctunqui)" w:date="2014-08-19T15:31:00Z">
              <w:rPr/>
            </w:rPrChange>
          </w:rPr>
          <w:tab/>
        </w:r>
        <w:r w:rsidRPr="00305757">
          <w:rPr>
            <w:sz w:val="22"/>
            <w:rPrChange w:id="343" w:author="TUNQUI Carla (ctunqui)" w:date="2014-08-19T15:31:00Z">
              <w:rPr/>
            </w:rPrChange>
          </w:rPr>
          <w:fldChar w:fldCharType="begin"/>
        </w:r>
        <w:r w:rsidRPr="00305757">
          <w:rPr>
            <w:sz w:val="22"/>
            <w:rPrChange w:id="344" w:author="TUNQUI Carla (ctunqui)" w:date="2014-08-19T15:31:00Z">
              <w:rPr/>
            </w:rPrChange>
          </w:rPr>
          <w:instrText xml:space="preserve"> PAGEREF _Toc396225604 \h </w:instrText>
        </w:r>
      </w:ins>
      <w:r w:rsidRPr="00305757">
        <w:rPr>
          <w:sz w:val="22"/>
          <w:rPrChange w:id="345" w:author="TUNQUI Carla (ctunqui)" w:date="2014-08-19T15:31:00Z">
            <w:rPr>
              <w:sz w:val="22"/>
            </w:rPr>
          </w:rPrChange>
        </w:rPr>
      </w:r>
      <w:r w:rsidRPr="00305757">
        <w:rPr>
          <w:sz w:val="22"/>
          <w:rPrChange w:id="346" w:author="TUNQUI Carla (ctunqui)" w:date="2014-08-19T15:31:00Z">
            <w:rPr/>
          </w:rPrChange>
        </w:rPr>
        <w:fldChar w:fldCharType="separate"/>
      </w:r>
      <w:ins w:id="347" w:author="TUNQUI Carla (ctunqui)" w:date="2014-08-19T15:52:00Z">
        <w:r w:rsidR="00235E5E">
          <w:rPr>
            <w:sz w:val="22"/>
          </w:rPr>
          <w:t>20</w:t>
        </w:r>
      </w:ins>
      <w:ins w:id="348" w:author="TUNQUI Carla (ctunqui)" w:date="2014-08-19T15:30:00Z">
        <w:r w:rsidRPr="00305757">
          <w:rPr>
            <w:sz w:val="22"/>
            <w:rPrChange w:id="349" w:author="TUNQUI Carla (ctunqui)" w:date="2014-08-19T15:31:00Z">
              <w:rPr/>
            </w:rPrChange>
          </w:rPr>
          <w:fldChar w:fldCharType="end"/>
        </w:r>
      </w:ins>
    </w:p>
    <w:p w:rsidR="005D6E30" w:rsidRPr="005D6E30" w:rsidRDefault="00305757">
      <w:pPr>
        <w:pStyle w:val="TM3"/>
        <w:rPr>
          <w:ins w:id="350" w:author="TUNQUI Carla (ctunqui)" w:date="2014-08-19T15:30:00Z"/>
          <w:rFonts w:asciiTheme="minorHAnsi" w:eastAsiaTheme="minorEastAsia" w:hAnsiTheme="minorHAnsi" w:cstheme="minorBidi"/>
          <w:i w:val="0"/>
          <w:sz w:val="20"/>
          <w:szCs w:val="22"/>
          <w:rPrChange w:id="351" w:author="TUNQUI Carla (ctunqui)" w:date="2014-08-19T15:31:00Z">
            <w:rPr>
              <w:ins w:id="352" w:author="TUNQUI Carla (ctunqui)" w:date="2014-08-19T15:30:00Z"/>
              <w:rFonts w:asciiTheme="minorHAnsi" w:eastAsiaTheme="minorEastAsia" w:hAnsiTheme="minorHAnsi" w:cstheme="minorBidi"/>
              <w:i w:val="0"/>
              <w:sz w:val="22"/>
              <w:szCs w:val="22"/>
            </w:rPr>
          </w:rPrChange>
        </w:rPr>
      </w:pPr>
      <w:ins w:id="353" w:author="TUNQUI Carla (ctunqui)" w:date="2014-08-19T15:30:00Z">
        <w:r w:rsidRPr="00305757">
          <w:rPr>
            <w:sz w:val="22"/>
            <w:rPrChange w:id="354" w:author="TUNQUI Carla (ctunqui)" w:date="2014-08-19T15:31:00Z">
              <w:rPr/>
            </w:rPrChange>
          </w:rPr>
          <w:t>4.2.2</w:t>
        </w:r>
        <w:r w:rsidRPr="00305757">
          <w:rPr>
            <w:rFonts w:asciiTheme="minorHAnsi" w:eastAsiaTheme="minorEastAsia" w:hAnsiTheme="minorHAnsi" w:cstheme="minorBidi"/>
            <w:i w:val="0"/>
            <w:sz w:val="20"/>
            <w:szCs w:val="22"/>
            <w:rPrChange w:id="355" w:author="TUNQUI Carla (ctunqui)" w:date="2014-08-19T15:31:00Z">
              <w:rPr>
                <w:rFonts w:asciiTheme="minorHAnsi" w:eastAsiaTheme="minorEastAsia" w:hAnsiTheme="minorHAnsi" w:cstheme="minorBidi"/>
                <w:i w:val="0"/>
                <w:sz w:val="22"/>
                <w:szCs w:val="22"/>
              </w:rPr>
            </w:rPrChange>
          </w:rPr>
          <w:tab/>
        </w:r>
        <w:r w:rsidRPr="00305757">
          <w:rPr>
            <w:sz w:val="22"/>
            <w:rPrChange w:id="356" w:author="TUNQUI Carla (ctunqui)" w:date="2014-08-19T15:31:00Z">
              <w:rPr/>
            </w:rPrChange>
          </w:rPr>
          <w:t>Évolutions Version 07.00 de MyMT</w:t>
        </w:r>
        <w:r w:rsidRPr="00305757">
          <w:rPr>
            <w:sz w:val="22"/>
            <w:rPrChange w:id="357" w:author="TUNQUI Carla (ctunqui)" w:date="2014-08-19T15:31:00Z">
              <w:rPr/>
            </w:rPrChange>
          </w:rPr>
          <w:tab/>
        </w:r>
        <w:r w:rsidRPr="00305757">
          <w:rPr>
            <w:sz w:val="22"/>
            <w:rPrChange w:id="358" w:author="TUNQUI Carla (ctunqui)" w:date="2014-08-19T15:31:00Z">
              <w:rPr/>
            </w:rPrChange>
          </w:rPr>
          <w:fldChar w:fldCharType="begin"/>
        </w:r>
        <w:r w:rsidRPr="00305757">
          <w:rPr>
            <w:sz w:val="22"/>
            <w:rPrChange w:id="359" w:author="TUNQUI Carla (ctunqui)" w:date="2014-08-19T15:31:00Z">
              <w:rPr/>
            </w:rPrChange>
          </w:rPr>
          <w:instrText xml:space="preserve"> PAGEREF _Toc396225605 \h </w:instrText>
        </w:r>
      </w:ins>
      <w:r w:rsidRPr="00305757">
        <w:rPr>
          <w:sz w:val="22"/>
          <w:rPrChange w:id="360" w:author="TUNQUI Carla (ctunqui)" w:date="2014-08-19T15:31:00Z">
            <w:rPr>
              <w:sz w:val="22"/>
            </w:rPr>
          </w:rPrChange>
        </w:rPr>
      </w:r>
      <w:r w:rsidRPr="00305757">
        <w:rPr>
          <w:sz w:val="22"/>
          <w:rPrChange w:id="361" w:author="TUNQUI Carla (ctunqui)" w:date="2014-08-19T15:31:00Z">
            <w:rPr/>
          </w:rPrChange>
        </w:rPr>
        <w:fldChar w:fldCharType="separate"/>
      </w:r>
      <w:ins w:id="362" w:author="TUNQUI Carla (ctunqui)" w:date="2014-08-19T15:52:00Z">
        <w:r w:rsidR="00235E5E">
          <w:rPr>
            <w:sz w:val="22"/>
          </w:rPr>
          <w:t>21</w:t>
        </w:r>
      </w:ins>
      <w:ins w:id="363" w:author="TUNQUI Carla (ctunqui)" w:date="2014-08-19T15:30:00Z">
        <w:r w:rsidRPr="00305757">
          <w:rPr>
            <w:sz w:val="22"/>
            <w:rPrChange w:id="364" w:author="TUNQUI Carla (ctunqui)" w:date="2014-08-19T15:31:00Z">
              <w:rPr/>
            </w:rPrChange>
          </w:rPr>
          <w:fldChar w:fldCharType="end"/>
        </w:r>
      </w:ins>
    </w:p>
    <w:p w:rsidR="005D6E30" w:rsidRPr="005D6E30" w:rsidRDefault="00305757">
      <w:pPr>
        <w:pStyle w:val="TM4"/>
        <w:rPr>
          <w:ins w:id="365" w:author="TUNQUI Carla (ctunqui)" w:date="2014-08-19T15:30:00Z"/>
          <w:rFonts w:asciiTheme="minorHAnsi" w:eastAsiaTheme="minorEastAsia" w:hAnsiTheme="minorHAnsi" w:cstheme="minorBidi"/>
          <w:sz w:val="20"/>
          <w:szCs w:val="22"/>
          <w:rPrChange w:id="366" w:author="TUNQUI Carla (ctunqui)" w:date="2014-08-19T15:31:00Z">
            <w:rPr>
              <w:ins w:id="367" w:author="TUNQUI Carla (ctunqui)" w:date="2014-08-19T15:30:00Z"/>
              <w:rFonts w:asciiTheme="minorHAnsi" w:eastAsiaTheme="minorEastAsia" w:hAnsiTheme="minorHAnsi" w:cstheme="minorBidi"/>
              <w:sz w:val="22"/>
              <w:szCs w:val="22"/>
            </w:rPr>
          </w:rPrChange>
        </w:rPr>
      </w:pPr>
      <w:ins w:id="368" w:author="TUNQUI Carla (ctunqui)" w:date="2014-08-19T15:30:00Z">
        <w:r w:rsidRPr="00305757">
          <w:rPr>
            <w:sz w:val="14"/>
            <w:rPrChange w:id="369" w:author="TUNQUI Carla (ctunqui)" w:date="2014-08-19T15:31:00Z">
              <w:rPr/>
            </w:rPrChange>
          </w:rPr>
          <w:t>4.2.2.1</w:t>
        </w:r>
        <w:r w:rsidRPr="00305757">
          <w:rPr>
            <w:rFonts w:asciiTheme="minorHAnsi" w:eastAsiaTheme="minorEastAsia" w:hAnsiTheme="minorHAnsi" w:cstheme="minorBidi"/>
            <w:sz w:val="20"/>
            <w:szCs w:val="22"/>
            <w:rPrChange w:id="370" w:author="TUNQUI Carla (ctunqui)" w:date="2014-08-19T15:31:00Z">
              <w:rPr>
                <w:rFonts w:asciiTheme="minorHAnsi" w:eastAsiaTheme="minorEastAsia" w:hAnsiTheme="minorHAnsi" w:cstheme="minorBidi"/>
                <w:sz w:val="22"/>
                <w:szCs w:val="22"/>
              </w:rPr>
            </w:rPrChange>
          </w:rPr>
          <w:tab/>
        </w:r>
        <w:r w:rsidRPr="00305757">
          <w:rPr>
            <w:sz w:val="14"/>
            <w:rPrChange w:id="371" w:author="TUNQUI Carla (ctunqui)" w:date="2014-08-19T15:31:00Z">
              <w:rPr/>
            </w:rPrChange>
          </w:rPr>
          <w:t>Gestion des trois numéros illimités</w:t>
        </w:r>
        <w:r w:rsidRPr="00305757">
          <w:rPr>
            <w:sz w:val="14"/>
            <w:rPrChange w:id="372" w:author="TUNQUI Carla (ctunqui)" w:date="2014-08-19T15:31:00Z">
              <w:rPr/>
            </w:rPrChange>
          </w:rPr>
          <w:tab/>
        </w:r>
        <w:r w:rsidRPr="00305757">
          <w:rPr>
            <w:sz w:val="14"/>
            <w:rPrChange w:id="373" w:author="TUNQUI Carla (ctunqui)" w:date="2014-08-19T15:31:00Z">
              <w:rPr/>
            </w:rPrChange>
          </w:rPr>
          <w:fldChar w:fldCharType="begin"/>
        </w:r>
        <w:r w:rsidRPr="00305757">
          <w:rPr>
            <w:sz w:val="14"/>
            <w:rPrChange w:id="374" w:author="TUNQUI Carla (ctunqui)" w:date="2014-08-19T15:31:00Z">
              <w:rPr/>
            </w:rPrChange>
          </w:rPr>
          <w:instrText xml:space="preserve"> PAGEREF _Toc396225606 \h </w:instrText>
        </w:r>
      </w:ins>
      <w:r w:rsidRPr="00305757">
        <w:rPr>
          <w:sz w:val="14"/>
          <w:rPrChange w:id="375" w:author="TUNQUI Carla (ctunqui)" w:date="2014-08-19T15:31:00Z">
            <w:rPr>
              <w:sz w:val="14"/>
            </w:rPr>
          </w:rPrChange>
        </w:rPr>
      </w:r>
      <w:r w:rsidRPr="00305757">
        <w:rPr>
          <w:sz w:val="14"/>
          <w:rPrChange w:id="376" w:author="TUNQUI Carla (ctunqui)" w:date="2014-08-19T15:31:00Z">
            <w:rPr/>
          </w:rPrChange>
        </w:rPr>
        <w:fldChar w:fldCharType="separate"/>
      </w:r>
      <w:ins w:id="377" w:author="TUNQUI Carla (ctunqui)" w:date="2014-08-19T15:52:00Z">
        <w:r w:rsidR="00235E5E">
          <w:rPr>
            <w:sz w:val="14"/>
          </w:rPr>
          <w:t>21</w:t>
        </w:r>
      </w:ins>
      <w:ins w:id="378" w:author="TUNQUI Carla (ctunqui)" w:date="2014-08-19T15:30:00Z">
        <w:r w:rsidRPr="00305757">
          <w:rPr>
            <w:sz w:val="14"/>
            <w:rPrChange w:id="379" w:author="TUNQUI Carla (ctunqui)" w:date="2014-08-19T15:31:00Z">
              <w:rPr/>
            </w:rPrChange>
          </w:rPr>
          <w:fldChar w:fldCharType="end"/>
        </w:r>
      </w:ins>
    </w:p>
    <w:p w:rsidR="005D6E30" w:rsidRPr="005D6E30" w:rsidRDefault="00305757">
      <w:pPr>
        <w:pStyle w:val="TM4"/>
        <w:rPr>
          <w:ins w:id="380" w:author="TUNQUI Carla (ctunqui)" w:date="2014-08-19T15:30:00Z"/>
          <w:rFonts w:asciiTheme="minorHAnsi" w:eastAsiaTheme="minorEastAsia" w:hAnsiTheme="minorHAnsi" w:cstheme="minorBidi"/>
          <w:sz w:val="20"/>
          <w:szCs w:val="22"/>
          <w:rPrChange w:id="381" w:author="TUNQUI Carla (ctunqui)" w:date="2014-08-19T15:31:00Z">
            <w:rPr>
              <w:ins w:id="382" w:author="TUNQUI Carla (ctunqui)" w:date="2014-08-19T15:30:00Z"/>
              <w:rFonts w:asciiTheme="minorHAnsi" w:eastAsiaTheme="minorEastAsia" w:hAnsiTheme="minorHAnsi" w:cstheme="minorBidi"/>
              <w:sz w:val="22"/>
              <w:szCs w:val="22"/>
            </w:rPr>
          </w:rPrChange>
        </w:rPr>
      </w:pPr>
      <w:ins w:id="383" w:author="TUNQUI Carla (ctunqui)" w:date="2014-08-19T15:30:00Z">
        <w:r w:rsidRPr="00305757">
          <w:rPr>
            <w:sz w:val="14"/>
            <w:rPrChange w:id="384" w:author="TUNQUI Carla (ctunqui)" w:date="2014-08-19T15:31:00Z">
              <w:rPr/>
            </w:rPrChange>
          </w:rPr>
          <w:t>4.2.2.2</w:t>
        </w:r>
        <w:r w:rsidRPr="00305757">
          <w:rPr>
            <w:rFonts w:asciiTheme="minorHAnsi" w:eastAsiaTheme="minorEastAsia" w:hAnsiTheme="minorHAnsi" w:cstheme="minorBidi"/>
            <w:sz w:val="20"/>
            <w:szCs w:val="22"/>
            <w:rPrChange w:id="385" w:author="TUNQUI Carla (ctunqui)" w:date="2014-08-19T15:31:00Z">
              <w:rPr>
                <w:rFonts w:asciiTheme="minorHAnsi" w:eastAsiaTheme="minorEastAsia" w:hAnsiTheme="minorHAnsi" w:cstheme="minorBidi"/>
                <w:sz w:val="22"/>
                <w:szCs w:val="22"/>
              </w:rPr>
            </w:rPrChange>
          </w:rPr>
          <w:tab/>
        </w:r>
        <w:r w:rsidRPr="00305757">
          <w:rPr>
            <w:sz w:val="14"/>
            <w:rPrChange w:id="386" w:author="TUNQUI Carla (ctunqui)" w:date="2014-08-19T15:31:00Z">
              <w:rPr/>
            </w:rPrChange>
          </w:rPr>
          <w:t>Autres évolutions MyMT</w:t>
        </w:r>
        <w:r w:rsidRPr="00305757">
          <w:rPr>
            <w:sz w:val="14"/>
            <w:rPrChange w:id="387" w:author="TUNQUI Carla (ctunqui)" w:date="2014-08-19T15:31:00Z">
              <w:rPr/>
            </w:rPrChange>
          </w:rPr>
          <w:tab/>
        </w:r>
        <w:r w:rsidRPr="00305757">
          <w:rPr>
            <w:sz w:val="14"/>
            <w:rPrChange w:id="388" w:author="TUNQUI Carla (ctunqui)" w:date="2014-08-19T15:31:00Z">
              <w:rPr/>
            </w:rPrChange>
          </w:rPr>
          <w:fldChar w:fldCharType="begin"/>
        </w:r>
        <w:r w:rsidRPr="00305757">
          <w:rPr>
            <w:sz w:val="14"/>
            <w:rPrChange w:id="389" w:author="TUNQUI Carla (ctunqui)" w:date="2014-08-19T15:31:00Z">
              <w:rPr/>
            </w:rPrChange>
          </w:rPr>
          <w:instrText xml:space="preserve"> PAGEREF _Toc396225607 \h </w:instrText>
        </w:r>
      </w:ins>
      <w:r w:rsidRPr="00305757">
        <w:rPr>
          <w:sz w:val="14"/>
          <w:rPrChange w:id="390" w:author="TUNQUI Carla (ctunqui)" w:date="2014-08-19T15:31:00Z">
            <w:rPr>
              <w:sz w:val="14"/>
            </w:rPr>
          </w:rPrChange>
        </w:rPr>
      </w:r>
      <w:r w:rsidRPr="00305757">
        <w:rPr>
          <w:sz w:val="14"/>
          <w:rPrChange w:id="391" w:author="TUNQUI Carla (ctunqui)" w:date="2014-08-19T15:31:00Z">
            <w:rPr/>
          </w:rPrChange>
        </w:rPr>
        <w:fldChar w:fldCharType="separate"/>
      </w:r>
      <w:ins w:id="392" w:author="TUNQUI Carla (ctunqui)" w:date="2014-08-19T15:52:00Z">
        <w:r w:rsidR="00235E5E">
          <w:rPr>
            <w:sz w:val="14"/>
          </w:rPr>
          <w:t>27</w:t>
        </w:r>
      </w:ins>
      <w:ins w:id="393" w:author="TUNQUI Carla (ctunqui)" w:date="2014-08-19T15:30:00Z">
        <w:r w:rsidRPr="00305757">
          <w:rPr>
            <w:sz w:val="14"/>
            <w:rPrChange w:id="394" w:author="TUNQUI Carla (ctunqui)" w:date="2014-08-19T15:31:00Z">
              <w:rPr/>
            </w:rPrChange>
          </w:rPr>
          <w:fldChar w:fldCharType="end"/>
        </w:r>
      </w:ins>
    </w:p>
    <w:p w:rsidR="005D6E30" w:rsidRPr="005D6E30" w:rsidRDefault="00305757">
      <w:pPr>
        <w:pStyle w:val="TM3"/>
        <w:rPr>
          <w:ins w:id="395" w:author="TUNQUI Carla (ctunqui)" w:date="2014-08-19T15:30:00Z"/>
          <w:rFonts w:asciiTheme="minorHAnsi" w:eastAsiaTheme="minorEastAsia" w:hAnsiTheme="minorHAnsi" w:cstheme="minorBidi"/>
          <w:i w:val="0"/>
          <w:sz w:val="20"/>
          <w:szCs w:val="22"/>
          <w:rPrChange w:id="396" w:author="TUNQUI Carla (ctunqui)" w:date="2014-08-19T15:31:00Z">
            <w:rPr>
              <w:ins w:id="397" w:author="TUNQUI Carla (ctunqui)" w:date="2014-08-19T15:30:00Z"/>
              <w:rFonts w:asciiTheme="minorHAnsi" w:eastAsiaTheme="minorEastAsia" w:hAnsiTheme="minorHAnsi" w:cstheme="minorBidi"/>
              <w:i w:val="0"/>
              <w:sz w:val="22"/>
              <w:szCs w:val="22"/>
            </w:rPr>
          </w:rPrChange>
        </w:rPr>
      </w:pPr>
      <w:ins w:id="398" w:author="TUNQUI Carla (ctunqui)" w:date="2014-08-19T15:30:00Z">
        <w:r w:rsidRPr="00305757">
          <w:rPr>
            <w:sz w:val="22"/>
            <w:rPrChange w:id="399" w:author="TUNQUI Carla (ctunqui)" w:date="2014-08-19T15:31:00Z">
              <w:rPr/>
            </w:rPrChange>
          </w:rPr>
          <w:t>4.2.3</w:t>
        </w:r>
        <w:r w:rsidRPr="00305757">
          <w:rPr>
            <w:rFonts w:asciiTheme="minorHAnsi" w:eastAsiaTheme="minorEastAsia" w:hAnsiTheme="minorHAnsi" w:cstheme="minorBidi"/>
            <w:i w:val="0"/>
            <w:sz w:val="20"/>
            <w:szCs w:val="22"/>
            <w:rPrChange w:id="400" w:author="TUNQUI Carla (ctunqui)" w:date="2014-08-19T15:31:00Z">
              <w:rPr>
                <w:rFonts w:asciiTheme="minorHAnsi" w:eastAsiaTheme="minorEastAsia" w:hAnsiTheme="minorHAnsi" w:cstheme="minorBidi"/>
                <w:i w:val="0"/>
                <w:sz w:val="22"/>
                <w:szCs w:val="22"/>
              </w:rPr>
            </w:rPrChange>
          </w:rPr>
          <w:tab/>
        </w:r>
        <w:r w:rsidRPr="00305757">
          <w:rPr>
            <w:sz w:val="22"/>
            <w:rPrChange w:id="401" w:author="TUNQUI Carla (ctunqui)" w:date="2014-08-19T15:31:00Z">
              <w:rPr/>
            </w:rPrChange>
          </w:rPr>
          <w:t>Évolutions Version 07.01 de MyMT</w:t>
        </w:r>
        <w:r w:rsidRPr="00305757">
          <w:rPr>
            <w:sz w:val="22"/>
            <w:rPrChange w:id="402" w:author="TUNQUI Carla (ctunqui)" w:date="2014-08-19T15:31:00Z">
              <w:rPr/>
            </w:rPrChange>
          </w:rPr>
          <w:tab/>
        </w:r>
        <w:r w:rsidRPr="00305757">
          <w:rPr>
            <w:sz w:val="22"/>
            <w:rPrChange w:id="403" w:author="TUNQUI Carla (ctunqui)" w:date="2014-08-19T15:31:00Z">
              <w:rPr/>
            </w:rPrChange>
          </w:rPr>
          <w:fldChar w:fldCharType="begin"/>
        </w:r>
        <w:r w:rsidRPr="00305757">
          <w:rPr>
            <w:sz w:val="22"/>
            <w:rPrChange w:id="404" w:author="TUNQUI Carla (ctunqui)" w:date="2014-08-19T15:31:00Z">
              <w:rPr/>
            </w:rPrChange>
          </w:rPr>
          <w:instrText xml:space="preserve"> PAGEREF _Toc396225608 \h </w:instrText>
        </w:r>
      </w:ins>
      <w:r w:rsidRPr="00305757">
        <w:rPr>
          <w:sz w:val="22"/>
          <w:rPrChange w:id="405" w:author="TUNQUI Carla (ctunqui)" w:date="2014-08-19T15:31:00Z">
            <w:rPr>
              <w:sz w:val="22"/>
            </w:rPr>
          </w:rPrChange>
        </w:rPr>
      </w:r>
      <w:r w:rsidRPr="00305757">
        <w:rPr>
          <w:sz w:val="22"/>
          <w:rPrChange w:id="406" w:author="TUNQUI Carla (ctunqui)" w:date="2014-08-19T15:31:00Z">
            <w:rPr/>
          </w:rPrChange>
        </w:rPr>
        <w:fldChar w:fldCharType="separate"/>
      </w:r>
      <w:ins w:id="407" w:author="TUNQUI Carla (ctunqui)" w:date="2014-08-19T15:52:00Z">
        <w:r w:rsidR="00235E5E">
          <w:rPr>
            <w:sz w:val="22"/>
          </w:rPr>
          <w:t>28</w:t>
        </w:r>
      </w:ins>
      <w:ins w:id="408" w:author="TUNQUI Carla (ctunqui)" w:date="2014-08-19T15:30:00Z">
        <w:r w:rsidRPr="00305757">
          <w:rPr>
            <w:sz w:val="22"/>
            <w:rPrChange w:id="409" w:author="TUNQUI Carla (ctunqui)" w:date="2014-08-19T15:31:00Z">
              <w:rPr/>
            </w:rPrChange>
          </w:rPr>
          <w:fldChar w:fldCharType="end"/>
        </w:r>
      </w:ins>
    </w:p>
    <w:p w:rsidR="005D6E30" w:rsidRPr="005D6E30" w:rsidRDefault="00305757">
      <w:pPr>
        <w:pStyle w:val="TM4"/>
        <w:rPr>
          <w:ins w:id="410" w:author="TUNQUI Carla (ctunqui)" w:date="2014-08-19T15:30:00Z"/>
          <w:rFonts w:asciiTheme="minorHAnsi" w:eastAsiaTheme="minorEastAsia" w:hAnsiTheme="minorHAnsi" w:cstheme="minorBidi"/>
          <w:sz w:val="20"/>
          <w:szCs w:val="22"/>
          <w:rPrChange w:id="411" w:author="TUNQUI Carla (ctunqui)" w:date="2014-08-19T15:31:00Z">
            <w:rPr>
              <w:ins w:id="412" w:author="TUNQUI Carla (ctunqui)" w:date="2014-08-19T15:30:00Z"/>
              <w:rFonts w:asciiTheme="minorHAnsi" w:eastAsiaTheme="minorEastAsia" w:hAnsiTheme="minorHAnsi" w:cstheme="minorBidi"/>
              <w:sz w:val="22"/>
              <w:szCs w:val="22"/>
            </w:rPr>
          </w:rPrChange>
        </w:rPr>
      </w:pPr>
      <w:ins w:id="413" w:author="TUNQUI Carla (ctunqui)" w:date="2014-08-19T15:30:00Z">
        <w:r w:rsidRPr="00305757">
          <w:rPr>
            <w:sz w:val="14"/>
            <w:rPrChange w:id="414" w:author="TUNQUI Carla (ctunqui)" w:date="2014-08-19T15:31:00Z">
              <w:rPr/>
            </w:rPrChange>
          </w:rPr>
          <w:t>4.2.3.1</w:t>
        </w:r>
        <w:r w:rsidRPr="00305757">
          <w:rPr>
            <w:rFonts w:asciiTheme="minorHAnsi" w:eastAsiaTheme="minorEastAsia" w:hAnsiTheme="minorHAnsi" w:cstheme="minorBidi"/>
            <w:sz w:val="20"/>
            <w:szCs w:val="22"/>
            <w:rPrChange w:id="415" w:author="TUNQUI Carla (ctunqui)" w:date="2014-08-19T15:31:00Z">
              <w:rPr>
                <w:rFonts w:asciiTheme="minorHAnsi" w:eastAsiaTheme="minorEastAsia" w:hAnsiTheme="minorHAnsi" w:cstheme="minorBidi"/>
                <w:sz w:val="22"/>
                <w:szCs w:val="22"/>
              </w:rPr>
            </w:rPrChange>
          </w:rPr>
          <w:tab/>
        </w:r>
        <w:r w:rsidRPr="00305757">
          <w:rPr>
            <w:sz w:val="14"/>
            <w:rPrChange w:id="416" w:author="TUNQUI Carla (ctunqui)" w:date="2014-08-19T15:31:00Z">
              <w:rPr/>
            </w:rPrChange>
          </w:rPr>
          <w:t>Modification du tableau de bord</w:t>
        </w:r>
        <w:r w:rsidRPr="00305757">
          <w:rPr>
            <w:sz w:val="14"/>
            <w:rPrChange w:id="417" w:author="TUNQUI Carla (ctunqui)" w:date="2014-08-19T15:31:00Z">
              <w:rPr/>
            </w:rPrChange>
          </w:rPr>
          <w:tab/>
        </w:r>
        <w:r w:rsidRPr="00305757">
          <w:rPr>
            <w:sz w:val="14"/>
            <w:rPrChange w:id="418" w:author="TUNQUI Carla (ctunqui)" w:date="2014-08-19T15:31:00Z">
              <w:rPr/>
            </w:rPrChange>
          </w:rPr>
          <w:fldChar w:fldCharType="begin"/>
        </w:r>
        <w:r w:rsidRPr="00305757">
          <w:rPr>
            <w:sz w:val="14"/>
            <w:rPrChange w:id="419" w:author="TUNQUI Carla (ctunqui)" w:date="2014-08-19T15:31:00Z">
              <w:rPr/>
            </w:rPrChange>
          </w:rPr>
          <w:instrText xml:space="preserve"> PAGEREF _Toc396225609 \h </w:instrText>
        </w:r>
      </w:ins>
      <w:r w:rsidRPr="00305757">
        <w:rPr>
          <w:sz w:val="14"/>
          <w:rPrChange w:id="420" w:author="TUNQUI Carla (ctunqui)" w:date="2014-08-19T15:31:00Z">
            <w:rPr>
              <w:sz w:val="14"/>
            </w:rPr>
          </w:rPrChange>
        </w:rPr>
      </w:r>
      <w:r w:rsidRPr="00305757">
        <w:rPr>
          <w:sz w:val="14"/>
          <w:rPrChange w:id="421" w:author="TUNQUI Carla (ctunqui)" w:date="2014-08-19T15:31:00Z">
            <w:rPr/>
          </w:rPrChange>
        </w:rPr>
        <w:fldChar w:fldCharType="separate"/>
      </w:r>
      <w:ins w:id="422" w:author="TUNQUI Carla (ctunqui)" w:date="2014-08-19T15:52:00Z">
        <w:r w:rsidR="00235E5E">
          <w:rPr>
            <w:sz w:val="14"/>
          </w:rPr>
          <w:t>28</w:t>
        </w:r>
      </w:ins>
      <w:ins w:id="423" w:author="TUNQUI Carla (ctunqui)" w:date="2014-08-19T15:30:00Z">
        <w:r w:rsidRPr="00305757">
          <w:rPr>
            <w:sz w:val="14"/>
            <w:rPrChange w:id="424" w:author="TUNQUI Carla (ctunqui)" w:date="2014-08-19T15:31:00Z">
              <w:rPr/>
            </w:rPrChange>
          </w:rPr>
          <w:fldChar w:fldCharType="end"/>
        </w:r>
      </w:ins>
    </w:p>
    <w:p w:rsidR="005D6E30" w:rsidRPr="005D6E30" w:rsidRDefault="00305757">
      <w:pPr>
        <w:pStyle w:val="TM3"/>
        <w:rPr>
          <w:ins w:id="425" w:author="TUNQUI Carla (ctunqui)" w:date="2014-08-19T15:30:00Z"/>
          <w:rFonts w:asciiTheme="minorHAnsi" w:eastAsiaTheme="minorEastAsia" w:hAnsiTheme="minorHAnsi" w:cstheme="minorBidi"/>
          <w:i w:val="0"/>
          <w:sz w:val="20"/>
          <w:szCs w:val="22"/>
          <w:rPrChange w:id="426" w:author="TUNQUI Carla (ctunqui)" w:date="2014-08-19T15:31:00Z">
            <w:rPr>
              <w:ins w:id="427" w:author="TUNQUI Carla (ctunqui)" w:date="2014-08-19T15:30:00Z"/>
              <w:rFonts w:asciiTheme="minorHAnsi" w:eastAsiaTheme="minorEastAsia" w:hAnsiTheme="minorHAnsi" w:cstheme="minorBidi"/>
              <w:i w:val="0"/>
              <w:sz w:val="22"/>
              <w:szCs w:val="22"/>
            </w:rPr>
          </w:rPrChange>
        </w:rPr>
      </w:pPr>
      <w:ins w:id="428" w:author="TUNQUI Carla (ctunqui)" w:date="2014-08-19T15:30:00Z">
        <w:r w:rsidRPr="00305757">
          <w:rPr>
            <w:sz w:val="22"/>
            <w:rPrChange w:id="429" w:author="TUNQUI Carla (ctunqui)" w:date="2014-08-19T15:31:00Z">
              <w:rPr/>
            </w:rPrChange>
          </w:rPr>
          <w:t>4.2.4</w:t>
        </w:r>
        <w:r w:rsidRPr="00305757">
          <w:rPr>
            <w:rFonts w:asciiTheme="minorHAnsi" w:eastAsiaTheme="minorEastAsia" w:hAnsiTheme="minorHAnsi" w:cstheme="minorBidi"/>
            <w:i w:val="0"/>
            <w:sz w:val="20"/>
            <w:szCs w:val="22"/>
            <w:rPrChange w:id="430" w:author="TUNQUI Carla (ctunqui)" w:date="2014-08-19T15:31:00Z">
              <w:rPr>
                <w:rFonts w:asciiTheme="minorHAnsi" w:eastAsiaTheme="minorEastAsia" w:hAnsiTheme="minorHAnsi" w:cstheme="minorBidi"/>
                <w:i w:val="0"/>
                <w:sz w:val="22"/>
                <w:szCs w:val="22"/>
              </w:rPr>
            </w:rPrChange>
          </w:rPr>
          <w:tab/>
        </w:r>
        <w:r w:rsidRPr="00305757">
          <w:rPr>
            <w:sz w:val="22"/>
            <w:rPrChange w:id="431" w:author="TUNQUI Carla (ctunqui)" w:date="2014-08-19T15:31:00Z">
              <w:rPr/>
            </w:rPrChange>
          </w:rPr>
          <w:t>Rédaction et passage de tests d’intégration</w:t>
        </w:r>
        <w:r w:rsidRPr="00305757">
          <w:rPr>
            <w:sz w:val="22"/>
            <w:rPrChange w:id="432" w:author="TUNQUI Carla (ctunqui)" w:date="2014-08-19T15:31:00Z">
              <w:rPr/>
            </w:rPrChange>
          </w:rPr>
          <w:tab/>
        </w:r>
        <w:r w:rsidRPr="00305757">
          <w:rPr>
            <w:sz w:val="22"/>
            <w:rPrChange w:id="433" w:author="TUNQUI Carla (ctunqui)" w:date="2014-08-19T15:31:00Z">
              <w:rPr/>
            </w:rPrChange>
          </w:rPr>
          <w:fldChar w:fldCharType="begin"/>
        </w:r>
        <w:r w:rsidRPr="00305757">
          <w:rPr>
            <w:sz w:val="22"/>
            <w:rPrChange w:id="434" w:author="TUNQUI Carla (ctunqui)" w:date="2014-08-19T15:31:00Z">
              <w:rPr/>
            </w:rPrChange>
          </w:rPr>
          <w:instrText xml:space="preserve"> PAGEREF _Toc396225610 \h </w:instrText>
        </w:r>
      </w:ins>
      <w:r w:rsidRPr="00305757">
        <w:rPr>
          <w:sz w:val="22"/>
          <w:rPrChange w:id="435" w:author="TUNQUI Carla (ctunqui)" w:date="2014-08-19T15:31:00Z">
            <w:rPr>
              <w:sz w:val="22"/>
            </w:rPr>
          </w:rPrChange>
        </w:rPr>
      </w:r>
      <w:r w:rsidRPr="00305757">
        <w:rPr>
          <w:sz w:val="22"/>
          <w:rPrChange w:id="436" w:author="TUNQUI Carla (ctunqui)" w:date="2014-08-19T15:31:00Z">
            <w:rPr/>
          </w:rPrChange>
        </w:rPr>
        <w:fldChar w:fldCharType="separate"/>
      </w:r>
      <w:ins w:id="437" w:author="TUNQUI Carla (ctunqui)" w:date="2014-08-19T15:52:00Z">
        <w:r w:rsidR="00235E5E">
          <w:rPr>
            <w:sz w:val="22"/>
          </w:rPr>
          <w:t>31</w:t>
        </w:r>
      </w:ins>
      <w:ins w:id="438" w:author="TUNQUI Carla (ctunqui)" w:date="2014-08-19T15:30:00Z">
        <w:r w:rsidRPr="00305757">
          <w:rPr>
            <w:sz w:val="22"/>
            <w:rPrChange w:id="439" w:author="TUNQUI Carla (ctunqui)" w:date="2014-08-19T15:31:00Z">
              <w:rPr/>
            </w:rPrChange>
          </w:rPr>
          <w:fldChar w:fldCharType="end"/>
        </w:r>
      </w:ins>
    </w:p>
    <w:p w:rsidR="005D6E30" w:rsidRPr="005D6E30" w:rsidRDefault="00305757">
      <w:pPr>
        <w:pStyle w:val="TM1"/>
        <w:rPr>
          <w:ins w:id="440" w:author="TUNQUI Carla (ctunqui)" w:date="2014-08-19T15:30:00Z"/>
          <w:rFonts w:asciiTheme="minorHAnsi" w:eastAsiaTheme="minorEastAsia" w:hAnsiTheme="minorHAnsi" w:cstheme="minorBidi"/>
          <w:b w:val="0"/>
          <w:caps w:val="0"/>
          <w:sz w:val="20"/>
          <w:szCs w:val="22"/>
          <w:rPrChange w:id="441" w:author="TUNQUI Carla (ctunqui)" w:date="2014-08-19T15:31:00Z">
            <w:rPr>
              <w:ins w:id="442" w:author="TUNQUI Carla (ctunqui)" w:date="2014-08-19T15:30:00Z"/>
              <w:rFonts w:asciiTheme="minorHAnsi" w:eastAsiaTheme="minorEastAsia" w:hAnsiTheme="minorHAnsi" w:cstheme="minorBidi"/>
              <w:b w:val="0"/>
              <w:caps w:val="0"/>
              <w:sz w:val="22"/>
              <w:szCs w:val="22"/>
            </w:rPr>
          </w:rPrChange>
        </w:rPr>
      </w:pPr>
      <w:ins w:id="443" w:author="TUNQUI Carla (ctunqui)" w:date="2014-08-19T15:30:00Z">
        <w:r w:rsidRPr="00305757">
          <w:rPr>
            <w:sz w:val="22"/>
            <w:rPrChange w:id="444" w:author="TUNQUI Carla (ctunqui)" w:date="2014-08-19T15:31:00Z">
              <w:rPr/>
            </w:rPrChange>
          </w:rPr>
          <w:t>5.</w:t>
        </w:r>
        <w:r w:rsidRPr="00305757">
          <w:rPr>
            <w:rFonts w:asciiTheme="minorHAnsi" w:eastAsiaTheme="minorEastAsia" w:hAnsiTheme="minorHAnsi" w:cstheme="minorBidi"/>
            <w:b w:val="0"/>
            <w:caps w:val="0"/>
            <w:sz w:val="20"/>
            <w:szCs w:val="22"/>
            <w:rPrChange w:id="445" w:author="TUNQUI Carla (ctunqui)" w:date="2014-08-19T15:31:00Z">
              <w:rPr>
                <w:rFonts w:asciiTheme="minorHAnsi" w:eastAsiaTheme="minorEastAsia" w:hAnsiTheme="minorHAnsi" w:cstheme="minorBidi"/>
                <w:b w:val="0"/>
                <w:caps w:val="0"/>
                <w:sz w:val="22"/>
                <w:szCs w:val="22"/>
              </w:rPr>
            </w:rPrChange>
          </w:rPr>
          <w:tab/>
        </w:r>
        <w:r w:rsidRPr="00305757">
          <w:rPr>
            <w:sz w:val="22"/>
            <w:rPrChange w:id="446" w:author="TUNQUI Carla (ctunqui)" w:date="2014-08-19T15:31:00Z">
              <w:rPr/>
            </w:rPrChange>
          </w:rPr>
          <w:t>Conclusion</w:t>
        </w:r>
        <w:r w:rsidRPr="00305757">
          <w:rPr>
            <w:sz w:val="22"/>
            <w:rPrChange w:id="447" w:author="TUNQUI Carla (ctunqui)" w:date="2014-08-19T15:31:00Z">
              <w:rPr/>
            </w:rPrChange>
          </w:rPr>
          <w:tab/>
        </w:r>
        <w:r w:rsidRPr="00305757">
          <w:rPr>
            <w:sz w:val="22"/>
            <w:rPrChange w:id="448" w:author="TUNQUI Carla (ctunqui)" w:date="2014-08-19T15:31:00Z">
              <w:rPr/>
            </w:rPrChange>
          </w:rPr>
          <w:fldChar w:fldCharType="begin"/>
        </w:r>
        <w:r w:rsidRPr="00305757">
          <w:rPr>
            <w:sz w:val="22"/>
            <w:rPrChange w:id="449" w:author="TUNQUI Carla (ctunqui)" w:date="2014-08-19T15:31:00Z">
              <w:rPr/>
            </w:rPrChange>
          </w:rPr>
          <w:instrText xml:space="preserve"> PAGEREF _Toc396225611 \h </w:instrText>
        </w:r>
      </w:ins>
      <w:r w:rsidRPr="00305757">
        <w:rPr>
          <w:sz w:val="22"/>
          <w:rPrChange w:id="450" w:author="TUNQUI Carla (ctunqui)" w:date="2014-08-19T15:31:00Z">
            <w:rPr>
              <w:sz w:val="22"/>
            </w:rPr>
          </w:rPrChange>
        </w:rPr>
      </w:r>
      <w:r w:rsidRPr="00305757">
        <w:rPr>
          <w:sz w:val="22"/>
          <w:rPrChange w:id="451" w:author="TUNQUI Carla (ctunqui)" w:date="2014-08-19T15:31:00Z">
            <w:rPr/>
          </w:rPrChange>
        </w:rPr>
        <w:fldChar w:fldCharType="separate"/>
      </w:r>
      <w:ins w:id="452" w:author="TUNQUI Carla (ctunqui)" w:date="2014-08-19T15:52:00Z">
        <w:r w:rsidR="00235E5E">
          <w:rPr>
            <w:sz w:val="22"/>
          </w:rPr>
          <w:t>32</w:t>
        </w:r>
      </w:ins>
      <w:ins w:id="453" w:author="TUNQUI Carla (ctunqui)" w:date="2014-08-19T15:30:00Z">
        <w:r w:rsidRPr="00305757">
          <w:rPr>
            <w:sz w:val="22"/>
            <w:rPrChange w:id="454" w:author="TUNQUI Carla (ctunqui)" w:date="2014-08-19T15:31:00Z">
              <w:rPr/>
            </w:rPrChange>
          </w:rPr>
          <w:fldChar w:fldCharType="end"/>
        </w:r>
      </w:ins>
    </w:p>
    <w:p w:rsidR="005D6E30" w:rsidRPr="005D6E30" w:rsidRDefault="00305757">
      <w:pPr>
        <w:pStyle w:val="TM1"/>
        <w:rPr>
          <w:ins w:id="455" w:author="TUNQUI Carla (ctunqui)" w:date="2014-08-19T15:30:00Z"/>
          <w:rFonts w:asciiTheme="minorHAnsi" w:eastAsiaTheme="minorEastAsia" w:hAnsiTheme="minorHAnsi" w:cstheme="minorBidi"/>
          <w:b w:val="0"/>
          <w:caps w:val="0"/>
          <w:sz w:val="20"/>
          <w:szCs w:val="22"/>
          <w:rPrChange w:id="456" w:author="TUNQUI Carla (ctunqui)" w:date="2014-08-19T15:31:00Z">
            <w:rPr>
              <w:ins w:id="457" w:author="TUNQUI Carla (ctunqui)" w:date="2014-08-19T15:30:00Z"/>
              <w:rFonts w:asciiTheme="minorHAnsi" w:eastAsiaTheme="minorEastAsia" w:hAnsiTheme="minorHAnsi" w:cstheme="minorBidi"/>
              <w:b w:val="0"/>
              <w:caps w:val="0"/>
              <w:sz w:val="22"/>
              <w:szCs w:val="22"/>
            </w:rPr>
          </w:rPrChange>
        </w:rPr>
      </w:pPr>
      <w:ins w:id="458" w:author="TUNQUI Carla (ctunqui)" w:date="2014-08-19T15:30:00Z">
        <w:r w:rsidRPr="00305757">
          <w:rPr>
            <w:sz w:val="22"/>
            <w:rPrChange w:id="459" w:author="TUNQUI Carla (ctunqui)" w:date="2014-08-19T15:31:00Z">
              <w:rPr/>
            </w:rPrChange>
          </w:rPr>
          <w:t>6.</w:t>
        </w:r>
        <w:r w:rsidRPr="00305757">
          <w:rPr>
            <w:rFonts w:asciiTheme="minorHAnsi" w:eastAsiaTheme="minorEastAsia" w:hAnsiTheme="minorHAnsi" w:cstheme="minorBidi"/>
            <w:b w:val="0"/>
            <w:caps w:val="0"/>
            <w:sz w:val="20"/>
            <w:szCs w:val="22"/>
            <w:rPrChange w:id="460" w:author="TUNQUI Carla (ctunqui)" w:date="2014-08-19T15:31:00Z">
              <w:rPr>
                <w:rFonts w:asciiTheme="minorHAnsi" w:eastAsiaTheme="minorEastAsia" w:hAnsiTheme="minorHAnsi" w:cstheme="minorBidi"/>
                <w:b w:val="0"/>
                <w:caps w:val="0"/>
                <w:sz w:val="22"/>
                <w:szCs w:val="22"/>
              </w:rPr>
            </w:rPrChange>
          </w:rPr>
          <w:tab/>
        </w:r>
        <w:r w:rsidRPr="00305757">
          <w:rPr>
            <w:sz w:val="22"/>
            <w:rPrChange w:id="461" w:author="TUNQUI Carla (ctunqui)" w:date="2014-08-19T15:31:00Z">
              <w:rPr/>
            </w:rPrChange>
          </w:rPr>
          <w:t>Annexes</w:t>
        </w:r>
        <w:r w:rsidRPr="00305757">
          <w:rPr>
            <w:sz w:val="22"/>
            <w:rPrChange w:id="462" w:author="TUNQUI Carla (ctunqui)" w:date="2014-08-19T15:31:00Z">
              <w:rPr/>
            </w:rPrChange>
          </w:rPr>
          <w:tab/>
        </w:r>
        <w:r w:rsidRPr="00305757">
          <w:rPr>
            <w:sz w:val="22"/>
            <w:rPrChange w:id="463" w:author="TUNQUI Carla (ctunqui)" w:date="2014-08-19T15:31:00Z">
              <w:rPr/>
            </w:rPrChange>
          </w:rPr>
          <w:fldChar w:fldCharType="begin"/>
        </w:r>
        <w:r w:rsidRPr="00305757">
          <w:rPr>
            <w:sz w:val="22"/>
            <w:rPrChange w:id="464" w:author="TUNQUI Carla (ctunqui)" w:date="2014-08-19T15:31:00Z">
              <w:rPr/>
            </w:rPrChange>
          </w:rPr>
          <w:instrText xml:space="preserve"> PAGEREF _Toc396225612 \h </w:instrText>
        </w:r>
      </w:ins>
      <w:r w:rsidRPr="00305757">
        <w:rPr>
          <w:sz w:val="22"/>
          <w:rPrChange w:id="465" w:author="TUNQUI Carla (ctunqui)" w:date="2014-08-19T15:31:00Z">
            <w:rPr>
              <w:sz w:val="22"/>
            </w:rPr>
          </w:rPrChange>
        </w:rPr>
      </w:r>
      <w:r w:rsidRPr="00305757">
        <w:rPr>
          <w:sz w:val="22"/>
          <w:rPrChange w:id="466" w:author="TUNQUI Carla (ctunqui)" w:date="2014-08-19T15:31:00Z">
            <w:rPr/>
          </w:rPrChange>
        </w:rPr>
        <w:fldChar w:fldCharType="separate"/>
      </w:r>
      <w:ins w:id="467" w:author="TUNQUI Carla (ctunqui)" w:date="2014-08-19T15:52:00Z">
        <w:r w:rsidR="00235E5E">
          <w:rPr>
            <w:sz w:val="22"/>
          </w:rPr>
          <w:t>33</w:t>
        </w:r>
      </w:ins>
      <w:ins w:id="468" w:author="TUNQUI Carla (ctunqui)" w:date="2014-08-19T15:30:00Z">
        <w:r w:rsidRPr="00305757">
          <w:rPr>
            <w:sz w:val="22"/>
            <w:rPrChange w:id="469" w:author="TUNQUI Carla (ctunqui)" w:date="2014-08-19T15:31:00Z">
              <w:rPr/>
            </w:rPrChange>
          </w:rPr>
          <w:fldChar w:fldCharType="end"/>
        </w:r>
      </w:ins>
    </w:p>
    <w:p w:rsidR="005D6E30" w:rsidRPr="005D6E30" w:rsidRDefault="00305757">
      <w:pPr>
        <w:pStyle w:val="TM2"/>
        <w:rPr>
          <w:ins w:id="470" w:author="TUNQUI Carla (ctunqui)" w:date="2014-08-19T15:30:00Z"/>
          <w:rFonts w:asciiTheme="minorHAnsi" w:eastAsiaTheme="minorEastAsia" w:hAnsiTheme="minorHAnsi" w:cstheme="minorBidi"/>
          <w:smallCaps w:val="0"/>
          <w:sz w:val="20"/>
          <w:szCs w:val="22"/>
          <w:rPrChange w:id="471" w:author="TUNQUI Carla (ctunqui)" w:date="2014-08-19T15:31:00Z">
            <w:rPr>
              <w:ins w:id="472" w:author="TUNQUI Carla (ctunqui)" w:date="2014-08-19T15:30:00Z"/>
              <w:rFonts w:asciiTheme="minorHAnsi" w:eastAsiaTheme="minorEastAsia" w:hAnsiTheme="minorHAnsi" w:cstheme="minorBidi"/>
              <w:smallCaps w:val="0"/>
              <w:sz w:val="22"/>
              <w:szCs w:val="22"/>
            </w:rPr>
          </w:rPrChange>
        </w:rPr>
      </w:pPr>
      <w:ins w:id="473" w:author="TUNQUI Carla (ctunqui)" w:date="2014-08-19T15:30:00Z">
        <w:r w:rsidRPr="00305757">
          <w:rPr>
            <w:sz w:val="22"/>
            <w:rPrChange w:id="474" w:author="TUNQUI Carla (ctunqui)" w:date="2014-08-19T15:31:00Z">
              <w:rPr/>
            </w:rPrChange>
          </w:rPr>
          <w:t>6.1</w:t>
        </w:r>
        <w:r w:rsidRPr="00305757">
          <w:rPr>
            <w:rFonts w:asciiTheme="minorHAnsi" w:eastAsiaTheme="minorEastAsia" w:hAnsiTheme="minorHAnsi" w:cstheme="minorBidi"/>
            <w:smallCaps w:val="0"/>
            <w:sz w:val="20"/>
            <w:szCs w:val="22"/>
            <w:rPrChange w:id="475" w:author="TUNQUI Carla (ctunqui)" w:date="2014-08-19T15:31:00Z">
              <w:rPr>
                <w:rFonts w:asciiTheme="minorHAnsi" w:eastAsiaTheme="minorEastAsia" w:hAnsiTheme="minorHAnsi" w:cstheme="minorBidi"/>
                <w:smallCaps w:val="0"/>
                <w:sz w:val="22"/>
                <w:szCs w:val="22"/>
              </w:rPr>
            </w:rPrChange>
          </w:rPr>
          <w:tab/>
        </w:r>
        <w:r w:rsidRPr="00305757">
          <w:rPr>
            <w:sz w:val="22"/>
            <w:rPrChange w:id="476" w:author="TUNQUI Carla (ctunqui)" w:date="2014-08-19T15:31:00Z">
              <w:rPr/>
            </w:rPrChange>
          </w:rPr>
          <w:t>Struts 2</w:t>
        </w:r>
        <w:r w:rsidRPr="00305757">
          <w:rPr>
            <w:sz w:val="22"/>
            <w:rPrChange w:id="477" w:author="TUNQUI Carla (ctunqui)" w:date="2014-08-19T15:31:00Z">
              <w:rPr/>
            </w:rPrChange>
          </w:rPr>
          <w:tab/>
        </w:r>
        <w:r w:rsidRPr="00305757">
          <w:rPr>
            <w:sz w:val="22"/>
            <w:rPrChange w:id="478" w:author="TUNQUI Carla (ctunqui)" w:date="2014-08-19T15:31:00Z">
              <w:rPr/>
            </w:rPrChange>
          </w:rPr>
          <w:fldChar w:fldCharType="begin"/>
        </w:r>
        <w:r w:rsidRPr="00305757">
          <w:rPr>
            <w:sz w:val="22"/>
            <w:rPrChange w:id="479" w:author="TUNQUI Carla (ctunqui)" w:date="2014-08-19T15:31:00Z">
              <w:rPr/>
            </w:rPrChange>
          </w:rPr>
          <w:instrText xml:space="preserve"> PAGEREF _Toc396225613 \h </w:instrText>
        </w:r>
      </w:ins>
      <w:r w:rsidRPr="00305757">
        <w:rPr>
          <w:sz w:val="22"/>
          <w:rPrChange w:id="480" w:author="TUNQUI Carla (ctunqui)" w:date="2014-08-19T15:31:00Z">
            <w:rPr>
              <w:sz w:val="22"/>
            </w:rPr>
          </w:rPrChange>
        </w:rPr>
      </w:r>
      <w:r w:rsidRPr="00305757">
        <w:rPr>
          <w:sz w:val="22"/>
          <w:rPrChange w:id="481" w:author="TUNQUI Carla (ctunqui)" w:date="2014-08-19T15:31:00Z">
            <w:rPr/>
          </w:rPrChange>
        </w:rPr>
        <w:fldChar w:fldCharType="separate"/>
      </w:r>
      <w:ins w:id="482" w:author="TUNQUI Carla (ctunqui)" w:date="2014-08-19T15:52:00Z">
        <w:r w:rsidR="00235E5E">
          <w:rPr>
            <w:sz w:val="22"/>
          </w:rPr>
          <w:t>33</w:t>
        </w:r>
      </w:ins>
      <w:ins w:id="483" w:author="TUNQUI Carla (ctunqui)" w:date="2014-08-19T15:30:00Z">
        <w:r w:rsidRPr="00305757">
          <w:rPr>
            <w:sz w:val="22"/>
            <w:rPrChange w:id="484" w:author="TUNQUI Carla (ctunqui)" w:date="2014-08-19T15:31:00Z">
              <w:rPr/>
            </w:rPrChange>
          </w:rPr>
          <w:fldChar w:fldCharType="end"/>
        </w:r>
      </w:ins>
    </w:p>
    <w:p w:rsidR="00BC3852" w:rsidRPr="005D6E30" w:rsidDel="005D6E30" w:rsidRDefault="00305757">
      <w:pPr>
        <w:pStyle w:val="TM1"/>
        <w:rPr>
          <w:del w:id="485" w:author="TUNQUI Carla (ctunqui)" w:date="2014-08-19T15:30:00Z"/>
          <w:rFonts w:asciiTheme="minorHAnsi" w:eastAsiaTheme="minorEastAsia" w:hAnsiTheme="minorHAnsi" w:cstheme="minorBidi"/>
          <w:b w:val="0"/>
          <w:caps w:val="0"/>
          <w:sz w:val="18"/>
          <w:szCs w:val="22"/>
          <w:rPrChange w:id="486" w:author="TUNQUI Carla (ctunqui)" w:date="2014-08-19T15:31:00Z">
            <w:rPr>
              <w:del w:id="487" w:author="TUNQUI Carla (ctunqui)" w:date="2014-08-19T15:30:00Z"/>
              <w:rFonts w:asciiTheme="minorHAnsi" w:eastAsiaTheme="minorEastAsia" w:hAnsiTheme="minorHAnsi" w:cstheme="minorBidi"/>
              <w:b w:val="0"/>
              <w:caps w:val="0"/>
              <w:sz w:val="20"/>
              <w:szCs w:val="22"/>
            </w:rPr>
          </w:rPrChange>
        </w:rPr>
      </w:pPr>
      <w:del w:id="488" w:author="TUNQUI Carla (ctunqui)" w:date="2014-08-19T15:30:00Z">
        <w:r w:rsidRPr="00305757">
          <w:rPr>
            <w:b w:val="0"/>
            <w:caps w:val="0"/>
            <w:sz w:val="20"/>
            <w:rPrChange w:id="489" w:author="TUNQUI Carla (ctunqui)" w:date="2014-08-19T15:31:00Z">
              <w:rPr>
                <w:b w:val="0"/>
                <w:caps w:val="0"/>
                <w:sz w:val="22"/>
              </w:rPr>
            </w:rPrChange>
          </w:rPr>
          <w:delText>1.</w:delText>
        </w:r>
        <w:r w:rsidRPr="00305757">
          <w:rPr>
            <w:rFonts w:asciiTheme="minorHAnsi" w:eastAsiaTheme="minorEastAsia" w:hAnsiTheme="minorHAnsi" w:cstheme="minorBidi"/>
            <w:sz w:val="18"/>
            <w:szCs w:val="22"/>
            <w:rPrChange w:id="490" w:author="TUNQUI Carla (ctunqui)" w:date="2014-08-19T15:31:00Z">
              <w:rPr>
                <w:rFonts w:asciiTheme="minorHAnsi" w:eastAsiaTheme="minorEastAsia" w:hAnsiTheme="minorHAnsi" w:cstheme="minorBidi"/>
                <w:sz w:val="20"/>
                <w:szCs w:val="22"/>
              </w:rPr>
            </w:rPrChange>
          </w:rPr>
          <w:tab/>
        </w:r>
        <w:r w:rsidRPr="00305757">
          <w:rPr>
            <w:b w:val="0"/>
            <w:caps w:val="0"/>
            <w:sz w:val="20"/>
            <w:rPrChange w:id="491" w:author="TUNQUI Carla (ctunqui)" w:date="2014-08-19T15:31:00Z">
              <w:rPr>
                <w:b w:val="0"/>
                <w:caps w:val="0"/>
                <w:sz w:val="22"/>
              </w:rPr>
            </w:rPrChange>
          </w:rPr>
          <w:delText>Introduction</w:delText>
        </w:r>
        <w:r w:rsidRPr="00305757">
          <w:rPr>
            <w:b w:val="0"/>
            <w:caps w:val="0"/>
            <w:sz w:val="20"/>
            <w:rPrChange w:id="492" w:author="TUNQUI Carla (ctunqui)" w:date="2014-08-19T15:31:00Z">
              <w:rPr>
                <w:b w:val="0"/>
                <w:caps w:val="0"/>
                <w:sz w:val="22"/>
              </w:rPr>
            </w:rPrChange>
          </w:rPr>
          <w:tab/>
          <w:delText>6</w:delText>
        </w:r>
      </w:del>
    </w:p>
    <w:p w:rsidR="00BC3852" w:rsidRPr="005D6E30" w:rsidDel="005D6E30" w:rsidRDefault="00305757">
      <w:pPr>
        <w:pStyle w:val="TM1"/>
        <w:rPr>
          <w:del w:id="493" w:author="TUNQUI Carla (ctunqui)" w:date="2014-08-19T15:30:00Z"/>
          <w:rFonts w:asciiTheme="minorHAnsi" w:eastAsiaTheme="minorEastAsia" w:hAnsiTheme="minorHAnsi" w:cstheme="minorBidi"/>
          <w:b w:val="0"/>
          <w:caps w:val="0"/>
          <w:sz w:val="18"/>
          <w:szCs w:val="22"/>
          <w:rPrChange w:id="494" w:author="TUNQUI Carla (ctunqui)" w:date="2014-08-19T15:31:00Z">
            <w:rPr>
              <w:del w:id="495" w:author="TUNQUI Carla (ctunqui)" w:date="2014-08-19T15:30:00Z"/>
              <w:rFonts w:asciiTheme="minorHAnsi" w:eastAsiaTheme="minorEastAsia" w:hAnsiTheme="minorHAnsi" w:cstheme="minorBidi"/>
              <w:b w:val="0"/>
              <w:caps w:val="0"/>
              <w:sz w:val="20"/>
              <w:szCs w:val="22"/>
            </w:rPr>
          </w:rPrChange>
        </w:rPr>
      </w:pPr>
      <w:del w:id="496" w:author="TUNQUI Carla (ctunqui)" w:date="2014-08-19T15:30:00Z">
        <w:r w:rsidRPr="00305757">
          <w:rPr>
            <w:b w:val="0"/>
            <w:caps w:val="0"/>
            <w:sz w:val="20"/>
            <w:rPrChange w:id="497" w:author="TUNQUI Carla (ctunqui)" w:date="2014-08-19T15:31:00Z">
              <w:rPr>
                <w:b w:val="0"/>
                <w:caps w:val="0"/>
                <w:sz w:val="22"/>
              </w:rPr>
            </w:rPrChange>
          </w:rPr>
          <w:delText>2.</w:delText>
        </w:r>
        <w:r w:rsidRPr="00305757">
          <w:rPr>
            <w:rFonts w:asciiTheme="minorHAnsi" w:eastAsiaTheme="minorEastAsia" w:hAnsiTheme="minorHAnsi" w:cstheme="minorBidi"/>
            <w:sz w:val="18"/>
            <w:szCs w:val="22"/>
            <w:rPrChange w:id="498" w:author="TUNQUI Carla (ctunqui)" w:date="2014-08-19T15:31:00Z">
              <w:rPr>
                <w:rFonts w:asciiTheme="minorHAnsi" w:eastAsiaTheme="minorEastAsia" w:hAnsiTheme="minorHAnsi" w:cstheme="minorBidi"/>
                <w:sz w:val="20"/>
                <w:szCs w:val="22"/>
              </w:rPr>
            </w:rPrChange>
          </w:rPr>
          <w:tab/>
        </w:r>
        <w:r w:rsidRPr="00305757">
          <w:rPr>
            <w:b w:val="0"/>
            <w:caps w:val="0"/>
            <w:sz w:val="20"/>
            <w:rPrChange w:id="499" w:author="TUNQUI Carla (ctunqui)" w:date="2014-08-19T15:31:00Z">
              <w:rPr>
                <w:b w:val="0"/>
                <w:caps w:val="0"/>
                <w:sz w:val="22"/>
              </w:rPr>
            </w:rPrChange>
          </w:rPr>
          <w:delText>PrÉsentation de l’entreprise</w:delText>
        </w:r>
        <w:r w:rsidRPr="00305757">
          <w:rPr>
            <w:b w:val="0"/>
            <w:caps w:val="0"/>
            <w:sz w:val="20"/>
            <w:rPrChange w:id="500" w:author="TUNQUI Carla (ctunqui)" w:date="2014-08-19T15:31:00Z">
              <w:rPr>
                <w:b w:val="0"/>
                <w:caps w:val="0"/>
                <w:sz w:val="22"/>
              </w:rPr>
            </w:rPrChange>
          </w:rPr>
          <w:tab/>
          <w:delText>7</w:delText>
        </w:r>
      </w:del>
    </w:p>
    <w:p w:rsidR="00BC3852" w:rsidRPr="005D6E30" w:rsidDel="005D6E30" w:rsidRDefault="00305757">
      <w:pPr>
        <w:pStyle w:val="TM2"/>
        <w:rPr>
          <w:del w:id="501" w:author="TUNQUI Carla (ctunqui)" w:date="2014-08-19T15:30:00Z"/>
          <w:rFonts w:asciiTheme="minorHAnsi" w:eastAsiaTheme="minorEastAsia" w:hAnsiTheme="minorHAnsi" w:cstheme="minorBidi"/>
          <w:smallCaps w:val="0"/>
          <w:sz w:val="18"/>
          <w:szCs w:val="22"/>
          <w:rPrChange w:id="502" w:author="TUNQUI Carla (ctunqui)" w:date="2014-08-19T15:31:00Z">
            <w:rPr>
              <w:del w:id="503" w:author="TUNQUI Carla (ctunqui)" w:date="2014-08-19T15:30:00Z"/>
              <w:rFonts w:asciiTheme="minorHAnsi" w:eastAsiaTheme="minorEastAsia" w:hAnsiTheme="minorHAnsi" w:cstheme="minorBidi"/>
              <w:smallCaps w:val="0"/>
              <w:sz w:val="20"/>
              <w:szCs w:val="22"/>
            </w:rPr>
          </w:rPrChange>
        </w:rPr>
      </w:pPr>
      <w:del w:id="504" w:author="TUNQUI Carla (ctunqui)" w:date="2014-08-19T15:30:00Z">
        <w:r w:rsidRPr="00305757">
          <w:rPr>
            <w:smallCaps w:val="0"/>
            <w:sz w:val="20"/>
            <w:rPrChange w:id="505" w:author="TUNQUI Carla (ctunqui)" w:date="2014-08-19T15:31:00Z">
              <w:rPr>
                <w:smallCaps w:val="0"/>
                <w:sz w:val="22"/>
              </w:rPr>
            </w:rPrChange>
          </w:rPr>
          <w:delText>2.1</w:delText>
        </w:r>
        <w:r w:rsidRPr="00305757">
          <w:rPr>
            <w:rFonts w:asciiTheme="minorHAnsi" w:eastAsiaTheme="minorEastAsia" w:hAnsiTheme="minorHAnsi" w:cstheme="minorBidi"/>
            <w:sz w:val="18"/>
            <w:szCs w:val="22"/>
            <w:rPrChange w:id="506" w:author="TUNQUI Carla (ctunqui)" w:date="2014-08-19T15:31:00Z">
              <w:rPr>
                <w:rFonts w:asciiTheme="minorHAnsi" w:eastAsiaTheme="minorEastAsia" w:hAnsiTheme="minorHAnsi" w:cstheme="minorBidi"/>
                <w:sz w:val="20"/>
                <w:szCs w:val="22"/>
              </w:rPr>
            </w:rPrChange>
          </w:rPr>
          <w:tab/>
        </w:r>
        <w:r w:rsidRPr="00305757">
          <w:rPr>
            <w:smallCaps w:val="0"/>
            <w:sz w:val="20"/>
            <w:rPrChange w:id="507" w:author="TUNQUI Carla (ctunqui)" w:date="2014-08-19T15:31:00Z">
              <w:rPr>
                <w:smallCaps w:val="0"/>
                <w:sz w:val="22"/>
              </w:rPr>
            </w:rPrChange>
          </w:rPr>
          <w:delText>Historique du groupe</w:delText>
        </w:r>
        <w:r w:rsidRPr="00305757">
          <w:rPr>
            <w:smallCaps w:val="0"/>
            <w:sz w:val="20"/>
            <w:rPrChange w:id="508" w:author="TUNQUI Carla (ctunqui)" w:date="2014-08-19T15:31:00Z">
              <w:rPr>
                <w:smallCaps w:val="0"/>
                <w:sz w:val="22"/>
              </w:rPr>
            </w:rPrChange>
          </w:rPr>
          <w:tab/>
          <w:delText>7</w:delText>
        </w:r>
      </w:del>
    </w:p>
    <w:p w:rsidR="00BC3852" w:rsidRPr="005D6E30" w:rsidDel="005D6E30" w:rsidRDefault="00305757">
      <w:pPr>
        <w:pStyle w:val="TM2"/>
        <w:rPr>
          <w:del w:id="509" w:author="TUNQUI Carla (ctunqui)" w:date="2014-08-19T15:30:00Z"/>
          <w:rFonts w:asciiTheme="minorHAnsi" w:eastAsiaTheme="minorEastAsia" w:hAnsiTheme="minorHAnsi" w:cstheme="minorBidi"/>
          <w:smallCaps w:val="0"/>
          <w:sz w:val="18"/>
          <w:szCs w:val="22"/>
          <w:rPrChange w:id="510" w:author="TUNQUI Carla (ctunqui)" w:date="2014-08-19T15:31:00Z">
            <w:rPr>
              <w:del w:id="511" w:author="TUNQUI Carla (ctunqui)" w:date="2014-08-19T15:30:00Z"/>
              <w:rFonts w:asciiTheme="minorHAnsi" w:eastAsiaTheme="minorEastAsia" w:hAnsiTheme="minorHAnsi" w:cstheme="minorBidi"/>
              <w:smallCaps w:val="0"/>
              <w:sz w:val="20"/>
              <w:szCs w:val="22"/>
            </w:rPr>
          </w:rPrChange>
        </w:rPr>
      </w:pPr>
      <w:del w:id="512" w:author="TUNQUI Carla (ctunqui)" w:date="2014-08-19T15:30:00Z">
        <w:r w:rsidRPr="00305757">
          <w:rPr>
            <w:smallCaps w:val="0"/>
            <w:sz w:val="20"/>
            <w:rPrChange w:id="513" w:author="TUNQUI Carla (ctunqui)" w:date="2014-08-19T15:31:00Z">
              <w:rPr>
                <w:smallCaps w:val="0"/>
                <w:sz w:val="22"/>
              </w:rPr>
            </w:rPrChange>
          </w:rPr>
          <w:delText>2.2</w:delText>
        </w:r>
        <w:r w:rsidRPr="00305757">
          <w:rPr>
            <w:rFonts w:asciiTheme="minorHAnsi" w:eastAsiaTheme="minorEastAsia" w:hAnsiTheme="minorHAnsi" w:cstheme="minorBidi"/>
            <w:sz w:val="18"/>
            <w:szCs w:val="22"/>
            <w:rPrChange w:id="514" w:author="TUNQUI Carla (ctunqui)" w:date="2014-08-19T15:31:00Z">
              <w:rPr>
                <w:rFonts w:asciiTheme="minorHAnsi" w:eastAsiaTheme="minorEastAsia" w:hAnsiTheme="minorHAnsi" w:cstheme="minorBidi"/>
                <w:sz w:val="20"/>
                <w:szCs w:val="22"/>
              </w:rPr>
            </w:rPrChange>
          </w:rPr>
          <w:tab/>
        </w:r>
        <w:r w:rsidRPr="00305757">
          <w:rPr>
            <w:smallCaps w:val="0"/>
            <w:sz w:val="20"/>
            <w:rPrChange w:id="515" w:author="TUNQUI Carla (ctunqui)" w:date="2014-08-19T15:31:00Z">
              <w:rPr>
                <w:smallCaps w:val="0"/>
                <w:sz w:val="22"/>
              </w:rPr>
            </w:rPrChange>
          </w:rPr>
          <w:delText>Chiffres cl</w:delText>
        </w:r>
        <w:r w:rsidRPr="00305757">
          <w:rPr>
            <w:smallCaps w:val="0"/>
            <w:sz w:val="16"/>
            <w:rPrChange w:id="516" w:author="TUNQUI Carla (ctunqui)" w:date="2014-08-19T15:31:00Z">
              <w:rPr>
                <w:smallCaps w:val="0"/>
                <w:sz w:val="18"/>
              </w:rPr>
            </w:rPrChange>
          </w:rPr>
          <w:delText>É</w:delText>
        </w:r>
        <w:r w:rsidRPr="00305757">
          <w:rPr>
            <w:smallCaps w:val="0"/>
            <w:sz w:val="20"/>
            <w:rPrChange w:id="517" w:author="TUNQUI Carla (ctunqui)" w:date="2014-08-19T15:31:00Z">
              <w:rPr>
                <w:smallCaps w:val="0"/>
                <w:sz w:val="22"/>
              </w:rPr>
            </w:rPrChange>
          </w:rPr>
          <w:delText>s</w:delText>
        </w:r>
        <w:r w:rsidRPr="00305757">
          <w:rPr>
            <w:smallCaps w:val="0"/>
            <w:sz w:val="20"/>
            <w:rPrChange w:id="518" w:author="TUNQUI Carla (ctunqui)" w:date="2014-08-19T15:31:00Z">
              <w:rPr>
                <w:smallCaps w:val="0"/>
                <w:sz w:val="22"/>
              </w:rPr>
            </w:rPrChange>
          </w:rPr>
          <w:tab/>
          <w:delText>7</w:delText>
        </w:r>
      </w:del>
    </w:p>
    <w:p w:rsidR="00BC3852" w:rsidRPr="005D6E30" w:rsidDel="005D6E30" w:rsidRDefault="00305757">
      <w:pPr>
        <w:pStyle w:val="TM2"/>
        <w:rPr>
          <w:del w:id="519" w:author="TUNQUI Carla (ctunqui)" w:date="2014-08-19T15:30:00Z"/>
          <w:rFonts w:asciiTheme="minorHAnsi" w:eastAsiaTheme="minorEastAsia" w:hAnsiTheme="minorHAnsi" w:cstheme="minorBidi"/>
          <w:smallCaps w:val="0"/>
          <w:sz w:val="18"/>
          <w:szCs w:val="22"/>
          <w:rPrChange w:id="520" w:author="TUNQUI Carla (ctunqui)" w:date="2014-08-19T15:31:00Z">
            <w:rPr>
              <w:del w:id="521" w:author="TUNQUI Carla (ctunqui)" w:date="2014-08-19T15:30:00Z"/>
              <w:rFonts w:asciiTheme="minorHAnsi" w:eastAsiaTheme="minorEastAsia" w:hAnsiTheme="minorHAnsi" w:cstheme="minorBidi"/>
              <w:smallCaps w:val="0"/>
              <w:sz w:val="20"/>
              <w:szCs w:val="22"/>
            </w:rPr>
          </w:rPrChange>
        </w:rPr>
      </w:pPr>
      <w:del w:id="522" w:author="TUNQUI Carla (ctunqui)" w:date="2014-08-19T15:30:00Z">
        <w:r w:rsidRPr="00305757">
          <w:rPr>
            <w:smallCaps w:val="0"/>
            <w:sz w:val="20"/>
            <w:rPrChange w:id="523" w:author="TUNQUI Carla (ctunqui)" w:date="2014-08-19T15:31:00Z">
              <w:rPr>
                <w:smallCaps w:val="0"/>
                <w:sz w:val="22"/>
              </w:rPr>
            </w:rPrChange>
          </w:rPr>
          <w:delText>2.3</w:delText>
        </w:r>
        <w:r w:rsidRPr="00305757">
          <w:rPr>
            <w:rFonts w:asciiTheme="minorHAnsi" w:eastAsiaTheme="minorEastAsia" w:hAnsiTheme="minorHAnsi" w:cstheme="minorBidi"/>
            <w:sz w:val="18"/>
            <w:szCs w:val="22"/>
            <w:rPrChange w:id="524" w:author="TUNQUI Carla (ctunqui)" w:date="2014-08-19T15:31:00Z">
              <w:rPr>
                <w:rFonts w:asciiTheme="minorHAnsi" w:eastAsiaTheme="minorEastAsia" w:hAnsiTheme="minorHAnsi" w:cstheme="minorBidi"/>
                <w:sz w:val="20"/>
                <w:szCs w:val="22"/>
              </w:rPr>
            </w:rPrChange>
          </w:rPr>
          <w:tab/>
        </w:r>
        <w:r w:rsidRPr="00305757">
          <w:rPr>
            <w:smallCaps w:val="0"/>
            <w:sz w:val="20"/>
            <w:rPrChange w:id="525" w:author="TUNQUI Carla (ctunqui)" w:date="2014-08-19T15:31:00Z">
              <w:rPr>
                <w:smallCaps w:val="0"/>
                <w:sz w:val="22"/>
              </w:rPr>
            </w:rPrChange>
          </w:rPr>
          <w:delText>Les disciplines cl</w:delText>
        </w:r>
        <w:r w:rsidRPr="00305757">
          <w:rPr>
            <w:smallCaps w:val="0"/>
            <w:sz w:val="16"/>
            <w:rPrChange w:id="526" w:author="TUNQUI Carla (ctunqui)" w:date="2014-08-19T15:31:00Z">
              <w:rPr>
                <w:smallCaps w:val="0"/>
                <w:sz w:val="18"/>
              </w:rPr>
            </w:rPrChange>
          </w:rPr>
          <w:delText>É</w:delText>
        </w:r>
        <w:r w:rsidRPr="00305757">
          <w:rPr>
            <w:smallCaps w:val="0"/>
            <w:sz w:val="20"/>
            <w:rPrChange w:id="527" w:author="TUNQUI Carla (ctunqui)" w:date="2014-08-19T15:31:00Z">
              <w:rPr>
                <w:smallCaps w:val="0"/>
                <w:sz w:val="22"/>
              </w:rPr>
            </w:rPrChange>
          </w:rPr>
          <w:delText>s de Capgemini</w:delText>
        </w:r>
        <w:r w:rsidRPr="00305757">
          <w:rPr>
            <w:smallCaps w:val="0"/>
            <w:sz w:val="20"/>
            <w:rPrChange w:id="528" w:author="TUNQUI Carla (ctunqui)" w:date="2014-08-19T15:31:00Z">
              <w:rPr>
                <w:smallCaps w:val="0"/>
                <w:sz w:val="22"/>
              </w:rPr>
            </w:rPrChange>
          </w:rPr>
          <w:tab/>
          <w:delText>8</w:delText>
        </w:r>
      </w:del>
    </w:p>
    <w:p w:rsidR="00BC3852" w:rsidRPr="005D6E30" w:rsidDel="005D6E30" w:rsidRDefault="00305757">
      <w:pPr>
        <w:pStyle w:val="TM1"/>
        <w:rPr>
          <w:del w:id="529" w:author="TUNQUI Carla (ctunqui)" w:date="2014-08-19T15:30:00Z"/>
          <w:rFonts w:asciiTheme="minorHAnsi" w:eastAsiaTheme="minorEastAsia" w:hAnsiTheme="minorHAnsi" w:cstheme="minorBidi"/>
          <w:b w:val="0"/>
          <w:caps w:val="0"/>
          <w:sz w:val="18"/>
          <w:szCs w:val="22"/>
          <w:rPrChange w:id="530" w:author="TUNQUI Carla (ctunqui)" w:date="2014-08-19T15:31:00Z">
            <w:rPr>
              <w:del w:id="531" w:author="TUNQUI Carla (ctunqui)" w:date="2014-08-19T15:30:00Z"/>
              <w:rFonts w:asciiTheme="minorHAnsi" w:eastAsiaTheme="minorEastAsia" w:hAnsiTheme="minorHAnsi" w:cstheme="minorBidi"/>
              <w:b w:val="0"/>
              <w:caps w:val="0"/>
              <w:sz w:val="20"/>
              <w:szCs w:val="22"/>
            </w:rPr>
          </w:rPrChange>
        </w:rPr>
      </w:pPr>
      <w:del w:id="532" w:author="TUNQUI Carla (ctunqui)" w:date="2014-08-19T15:30:00Z">
        <w:r w:rsidRPr="00305757">
          <w:rPr>
            <w:b w:val="0"/>
            <w:caps w:val="0"/>
            <w:sz w:val="20"/>
            <w:rPrChange w:id="533" w:author="TUNQUI Carla (ctunqui)" w:date="2014-08-19T15:31:00Z">
              <w:rPr>
                <w:b w:val="0"/>
                <w:caps w:val="0"/>
                <w:sz w:val="22"/>
              </w:rPr>
            </w:rPrChange>
          </w:rPr>
          <w:delText>3.</w:delText>
        </w:r>
        <w:r w:rsidRPr="00305757">
          <w:rPr>
            <w:rFonts w:asciiTheme="minorHAnsi" w:eastAsiaTheme="minorEastAsia" w:hAnsiTheme="minorHAnsi" w:cstheme="minorBidi"/>
            <w:sz w:val="18"/>
            <w:szCs w:val="22"/>
            <w:rPrChange w:id="534" w:author="TUNQUI Carla (ctunqui)" w:date="2014-08-19T15:31:00Z">
              <w:rPr>
                <w:rFonts w:asciiTheme="minorHAnsi" w:eastAsiaTheme="minorEastAsia" w:hAnsiTheme="minorHAnsi" w:cstheme="minorBidi"/>
                <w:sz w:val="20"/>
                <w:szCs w:val="22"/>
              </w:rPr>
            </w:rPrChange>
          </w:rPr>
          <w:tab/>
        </w:r>
        <w:r w:rsidRPr="00305757">
          <w:rPr>
            <w:b w:val="0"/>
            <w:caps w:val="0"/>
            <w:sz w:val="20"/>
            <w:rPrChange w:id="535" w:author="TUNQUI Carla (ctunqui)" w:date="2014-08-19T15:31:00Z">
              <w:rPr>
                <w:b w:val="0"/>
                <w:caps w:val="0"/>
                <w:sz w:val="22"/>
              </w:rPr>
            </w:rPrChange>
          </w:rPr>
          <w:delText>Contexte et prÉsentation du sujet de stage</w:delText>
        </w:r>
        <w:r w:rsidRPr="00305757">
          <w:rPr>
            <w:b w:val="0"/>
            <w:caps w:val="0"/>
            <w:sz w:val="20"/>
            <w:rPrChange w:id="536" w:author="TUNQUI Carla (ctunqui)" w:date="2014-08-19T15:31:00Z">
              <w:rPr>
                <w:b w:val="0"/>
                <w:caps w:val="0"/>
                <w:sz w:val="22"/>
              </w:rPr>
            </w:rPrChange>
          </w:rPr>
          <w:tab/>
          <w:delText>10</w:delText>
        </w:r>
      </w:del>
    </w:p>
    <w:p w:rsidR="00BC3852" w:rsidRPr="005D6E30" w:rsidDel="005D6E30" w:rsidRDefault="00305757">
      <w:pPr>
        <w:pStyle w:val="TM2"/>
        <w:rPr>
          <w:del w:id="537" w:author="TUNQUI Carla (ctunqui)" w:date="2014-08-19T15:30:00Z"/>
          <w:rFonts w:asciiTheme="minorHAnsi" w:eastAsiaTheme="minorEastAsia" w:hAnsiTheme="minorHAnsi" w:cstheme="minorBidi"/>
          <w:smallCaps w:val="0"/>
          <w:sz w:val="18"/>
          <w:szCs w:val="22"/>
          <w:rPrChange w:id="538" w:author="TUNQUI Carla (ctunqui)" w:date="2014-08-19T15:31:00Z">
            <w:rPr>
              <w:del w:id="539" w:author="TUNQUI Carla (ctunqui)" w:date="2014-08-19T15:30:00Z"/>
              <w:rFonts w:asciiTheme="minorHAnsi" w:eastAsiaTheme="minorEastAsia" w:hAnsiTheme="minorHAnsi" w:cstheme="minorBidi"/>
              <w:smallCaps w:val="0"/>
              <w:sz w:val="20"/>
              <w:szCs w:val="22"/>
            </w:rPr>
          </w:rPrChange>
        </w:rPr>
      </w:pPr>
      <w:del w:id="540" w:author="TUNQUI Carla (ctunqui)" w:date="2014-08-19T15:30:00Z">
        <w:r w:rsidRPr="00305757">
          <w:rPr>
            <w:smallCaps w:val="0"/>
            <w:sz w:val="20"/>
            <w:rPrChange w:id="541" w:author="TUNQUI Carla (ctunqui)" w:date="2014-08-19T15:31:00Z">
              <w:rPr>
                <w:smallCaps w:val="0"/>
                <w:sz w:val="22"/>
              </w:rPr>
            </w:rPrChange>
          </w:rPr>
          <w:delText>3.1</w:delText>
        </w:r>
        <w:r w:rsidRPr="00305757">
          <w:rPr>
            <w:rFonts w:asciiTheme="minorHAnsi" w:eastAsiaTheme="minorEastAsia" w:hAnsiTheme="minorHAnsi" w:cstheme="minorBidi"/>
            <w:sz w:val="18"/>
            <w:szCs w:val="22"/>
            <w:rPrChange w:id="542" w:author="TUNQUI Carla (ctunqui)" w:date="2014-08-19T15:31:00Z">
              <w:rPr>
                <w:rFonts w:asciiTheme="minorHAnsi" w:eastAsiaTheme="minorEastAsia" w:hAnsiTheme="minorHAnsi" w:cstheme="minorBidi"/>
                <w:sz w:val="20"/>
                <w:szCs w:val="22"/>
              </w:rPr>
            </w:rPrChange>
          </w:rPr>
          <w:tab/>
        </w:r>
        <w:r w:rsidRPr="00305757">
          <w:rPr>
            <w:smallCaps w:val="0"/>
            <w:sz w:val="20"/>
            <w:rPrChange w:id="543" w:author="TUNQUI Carla (ctunqui)" w:date="2014-08-19T15:31:00Z">
              <w:rPr>
                <w:smallCaps w:val="0"/>
                <w:sz w:val="22"/>
              </w:rPr>
            </w:rPrChange>
          </w:rPr>
          <w:delText>Le client Monaco telecom</w:delText>
        </w:r>
        <w:r w:rsidRPr="00305757">
          <w:rPr>
            <w:smallCaps w:val="0"/>
            <w:sz w:val="20"/>
            <w:rPrChange w:id="544" w:author="TUNQUI Carla (ctunqui)" w:date="2014-08-19T15:31:00Z">
              <w:rPr>
                <w:smallCaps w:val="0"/>
                <w:sz w:val="22"/>
              </w:rPr>
            </w:rPrChange>
          </w:rPr>
          <w:tab/>
          <w:delText>10</w:delText>
        </w:r>
      </w:del>
    </w:p>
    <w:p w:rsidR="00BC3852" w:rsidRPr="005D6E30" w:rsidDel="005D6E30" w:rsidRDefault="00305757">
      <w:pPr>
        <w:pStyle w:val="TM2"/>
        <w:rPr>
          <w:del w:id="545" w:author="TUNQUI Carla (ctunqui)" w:date="2014-08-19T15:30:00Z"/>
          <w:rFonts w:asciiTheme="minorHAnsi" w:eastAsiaTheme="minorEastAsia" w:hAnsiTheme="minorHAnsi" w:cstheme="minorBidi"/>
          <w:smallCaps w:val="0"/>
          <w:sz w:val="18"/>
          <w:szCs w:val="22"/>
          <w:rPrChange w:id="546" w:author="TUNQUI Carla (ctunqui)" w:date="2014-08-19T15:31:00Z">
            <w:rPr>
              <w:del w:id="547" w:author="TUNQUI Carla (ctunqui)" w:date="2014-08-19T15:30:00Z"/>
              <w:rFonts w:asciiTheme="minorHAnsi" w:eastAsiaTheme="minorEastAsia" w:hAnsiTheme="minorHAnsi" w:cstheme="minorBidi"/>
              <w:smallCaps w:val="0"/>
              <w:sz w:val="20"/>
              <w:szCs w:val="22"/>
            </w:rPr>
          </w:rPrChange>
        </w:rPr>
      </w:pPr>
      <w:del w:id="548" w:author="TUNQUI Carla (ctunqui)" w:date="2014-08-19T15:30:00Z">
        <w:r w:rsidRPr="00305757">
          <w:rPr>
            <w:smallCaps w:val="0"/>
            <w:sz w:val="20"/>
            <w:rPrChange w:id="549" w:author="TUNQUI Carla (ctunqui)" w:date="2014-08-19T15:31:00Z">
              <w:rPr>
                <w:smallCaps w:val="0"/>
                <w:sz w:val="22"/>
              </w:rPr>
            </w:rPrChange>
          </w:rPr>
          <w:lastRenderedPageBreak/>
          <w:delText>3.2</w:delText>
        </w:r>
        <w:r w:rsidRPr="00305757">
          <w:rPr>
            <w:rFonts w:asciiTheme="minorHAnsi" w:eastAsiaTheme="minorEastAsia" w:hAnsiTheme="minorHAnsi" w:cstheme="minorBidi"/>
            <w:sz w:val="18"/>
            <w:szCs w:val="22"/>
            <w:rPrChange w:id="550" w:author="TUNQUI Carla (ctunqui)" w:date="2014-08-19T15:31:00Z">
              <w:rPr>
                <w:rFonts w:asciiTheme="minorHAnsi" w:eastAsiaTheme="minorEastAsia" w:hAnsiTheme="minorHAnsi" w:cstheme="minorBidi"/>
                <w:sz w:val="20"/>
                <w:szCs w:val="22"/>
              </w:rPr>
            </w:rPrChange>
          </w:rPr>
          <w:tab/>
        </w:r>
        <w:r w:rsidRPr="00305757">
          <w:rPr>
            <w:smallCaps w:val="0"/>
            <w:sz w:val="20"/>
            <w:rPrChange w:id="551" w:author="TUNQUI Carla (ctunqui)" w:date="2014-08-19T15:31:00Z">
              <w:rPr>
                <w:smallCaps w:val="0"/>
                <w:sz w:val="22"/>
              </w:rPr>
            </w:rPrChange>
          </w:rPr>
          <w:delText>Applications Monaco Telecom</w:delText>
        </w:r>
        <w:r w:rsidRPr="00305757">
          <w:rPr>
            <w:smallCaps w:val="0"/>
            <w:sz w:val="20"/>
            <w:rPrChange w:id="552" w:author="TUNQUI Carla (ctunqui)" w:date="2014-08-19T15:31:00Z">
              <w:rPr>
                <w:smallCaps w:val="0"/>
                <w:sz w:val="22"/>
              </w:rPr>
            </w:rPrChange>
          </w:rPr>
          <w:tab/>
          <w:delText>10</w:delText>
        </w:r>
      </w:del>
    </w:p>
    <w:p w:rsidR="00BC3852" w:rsidRPr="005D6E30" w:rsidDel="005D6E30" w:rsidRDefault="00305757">
      <w:pPr>
        <w:pStyle w:val="TM3"/>
        <w:rPr>
          <w:del w:id="553" w:author="TUNQUI Carla (ctunqui)" w:date="2014-08-19T15:30:00Z"/>
          <w:rFonts w:asciiTheme="minorHAnsi" w:eastAsiaTheme="minorEastAsia" w:hAnsiTheme="minorHAnsi" w:cstheme="minorBidi"/>
          <w:i w:val="0"/>
          <w:sz w:val="18"/>
          <w:szCs w:val="22"/>
          <w:rPrChange w:id="554" w:author="TUNQUI Carla (ctunqui)" w:date="2014-08-19T15:31:00Z">
            <w:rPr>
              <w:del w:id="555" w:author="TUNQUI Carla (ctunqui)" w:date="2014-08-19T15:30:00Z"/>
              <w:rFonts w:asciiTheme="minorHAnsi" w:eastAsiaTheme="minorEastAsia" w:hAnsiTheme="minorHAnsi" w:cstheme="minorBidi"/>
              <w:i w:val="0"/>
              <w:sz w:val="20"/>
              <w:szCs w:val="22"/>
            </w:rPr>
          </w:rPrChange>
        </w:rPr>
      </w:pPr>
      <w:del w:id="556" w:author="TUNQUI Carla (ctunqui)" w:date="2014-08-19T15:30:00Z">
        <w:r w:rsidRPr="00305757">
          <w:rPr>
            <w:i w:val="0"/>
            <w:sz w:val="20"/>
            <w:rPrChange w:id="557" w:author="TUNQUI Carla (ctunqui)" w:date="2014-08-19T15:31:00Z">
              <w:rPr>
                <w:i w:val="0"/>
                <w:sz w:val="22"/>
              </w:rPr>
            </w:rPrChange>
          </w:rPr>
          <w:delText>3.2.1</w:delText>
        </w:r>
        <w:r w:rsidRPr="00305757">
          <w:rPr>
            <w:rFonts w:asciiTheme="minorHAnsi" w:eastAsiaTheme="minorEastAsia" w:hAnsiTheme="minorHAnsi" w:cstheme="minorBidi"/>
            <w:sz w:val="18"/>
            <w:szCs w:val="22"/>
            <w:rPrChange w:id="558" w:author="TUNQUI Carla (ctunqui)" w:date="2014-08-19T15:31:00Z">
              <w:rPr>
                <w:rFonts w:asciiTheme="minorHAnsi" w:eastAsiaTheme="minorEastAsia" w:hAnsiTheme="minorHAnsi" w:cstheme="minorBidi"/>
                <w:sz w:val="20"/>
                <w:szCs w:val="22"/>
              </w:rPr>
            </w:rPrChange>
          </w:rPr>
          <w:tab/>
        </w:r>
        <w:r w:rsidRPr="00305757">
          <w:rPr>
            <w:i w:val="0"/>
            <w:sz w:val="20"/>
            <w:rPrChange w:id="559" w:author="TUNQUI Carla (ctunqui)" w:date="2014-08-19T15:31:00Z">
              <w:rPr>
                <w:i w:val="0"/>
                <w:sz w:val="22"/>
              </w:rPr>
            </w:rPrChange>
          </w:rPr>
          <w:delText>Outil de Gestion Client (OGC)</w:delText>
        </w:r>
        <w:r w:rsidRPr="00305757">
          <w:rPr>
            <w:i w:val="0"/>
            <w:sz w:val="20"/>
            <w:rPrChange w:id="560" w:author="TUNQUI Carla (ctunqui)" w:date="2014-08-19T15:31:00Z">
              <w:rPr>
                <w:i w:val="0"/>
                <w:sz w:val="22"/>
              </w:rPr>
            </w:rPrChange>
          </w:rPr>
          <w:tab/>
          <w:delText>10</w:delText>
        </w:r>
      </w:del>
    </w:p>
    <w:p w:rsidR="00BC3852" w:rsidRPr="005D6E30" w:rsidDel="005D6E30" w:rsidRDefault="00305757">
      <w:pPr>
        <w:pStyle w:val="TM3"/>
        <w:rPr>
          <w:del w:id="561" w:author="TUNQUI Carla (ctunqui)" w:date="2014-08-19T15:30:00Z"/>
          <w:rFonts w:asciiTheme="minorHAnsi" w:eastAsiaTheme="minorEastAsia" w:hAnsiTheme="minorHAnsi" w:cstheme="minorBidi"/>
          <w:i w:val="0"/>
          <w:sz w:val="18"/>
          <w:szCs w:val="22"/>
          <w:rPrChange w:id="562" w:author="TUNQUI Carla (ctunqui)" w:date="2014-08-19T15:31:00Z">
            <w:rPr>
              <w:del w:id="563" w:author="TUNQUI Carla (ctunqui)" w:date="2014-08-19T15:30:00Z"/>
              <w:rFonts w:asciiTheme="minorHAnsi" w:eastAsiaTheme="minorEastAsia" w:hAnsiTheme="minorHAnsi" w:cstheme="minorBidi"/>
              <w:i w:val="0"/>
              <w:sz w:val="20"/>
              <w:szCs w:val="22"/>
            </w:rPr>
          </w:rPrChange>
        </w:rPr>
      </w:pPr>
      <w:del w:id="564" w:author="TUNQUI Carla (ctunqui)" w:date="2014-08-19T15:30:00Z">
        <w:r w:rsidRPr="00305757">
          <w:rPr>
            <w:i w:val="0"/>
            <w:sz w:val="20"/>
            <w:rPrChange w:id="565" w:author="TUNQUI Carla (ctunqui)" w:date="2014-08-19T15:31:00Z">
              <w:rPr>
                <w:i w:val="0"/>
                <w:sz w:val="22"/>
              </w:rPr>
            </w:rPrChange>
          </w:rPr>
          <w:delText>3.2.2</w:delText>
        </w:r>
        <w:r w:rsidRPr="00305757">
          <w:rPr>
            <w:rFonts w:asciiTheme="minorHAnsi" w:eastAsiaTheme="minorEastAsia" w:hAnsiTheme="minorHAnsi" w:cstheme="minorBidi"/>
            <w:sz w:val="18"/>
            <w:szCs w:val="22"/>
            <w:rPrChange w:id="566" w:author="TUNQUI Carla (ctunqui)" w:date="2014-08-19T15:31:00Z">
              <w:rPr>
                <w:rFonts w:asciiTheme="minorHAnsi" w:eastAsiaTheme="minorEastAsia" w:hAnsiTheme="minorHAnsi" w:cstheme="minorBidi"/>
                <w:sz w:val="20"/>
                <w:szCs w:val="22"/>
              </w:rPr>
            </w:rPrChange>
          </w:rPr>
          <w:tab/>
        </w:r>
        <w:r w:rsidRPr="00305757">
          <w:rPr>
            <w:i w:val="0"/>
            <w:sz w:val="20"/>
            <w:rPrChange w:id="567" w:author="TUNQUI Carla (ctunqui)" w:date="2014-08-19T15:31:00Z">
              <w:rPr>
                <w:i w:val="0"/>
                <w:sz w:val="22"/>
              </w:rPr>
            </w:rPrChange>
          </w:rPr>
          <w:delText>Order Management (ODM)</w:delText>
        </w:r>
        <w:r w:rsidRPr="00305757">
          <w:rPr>
            <w:i w:val="0"/>
            <w:sz w:val="20"/>
            <w:rPrChange w:id="568" w:author="TUNQUI Carla (ctunqui)" w:date="2014-08-19T15:31:00Z">
              <w:rPr>
                <w:i w:val="0"/>
                <w:sz w:val="22"/>
              </w:rPr>
            </w:rPrChange>
          </w:rPr>
          <w:tab/>
          <w:delText>11</w:delText>
        </w:r>
      </w:del>
    </w:p>
    <w:p w:rsidR="00BC3852" w:rsidRPr="005D6E30" w:rsidDel="005D6E30" w:rsidRDefault="00305757">
      <w:pPr>
        <w:pStyle w:val="TM3"/>
        <w:rPr>
          <w:del w:id="569" w:author="TUNQUI Carla (ctunqui)" w:date="2014-08-19T15:30:00Z"/>
          <w:rFonts w:asciiTheme="minorHAnsi" w:eastAsiaTheme="minorEastAsia" w:hAnsiTheme="minorHAnsi" w:cstheme="minorBidi"/>
          <w:i w:val="0"/>
          <w:sz w:val="18"/>
          <w:szCs w:val="22"/>
          <w:rPrChange w:id="570" w:author="TUNQUI Carla (ctunqui)" w:date="2014-08-19T15:31:00Z">
            <w:rPr>
              <w:del w:id="571" w:author="TUNQUI Carla (ctunqui)" w:date="2014-08-19T15:30:00Z"/>
              <w:rFonts w:asciiTheme="minorHAnsi" w:eastAsiaTheme="minorEastAsia" w:hAnsiTheme="minorHAnsi" w:cstheme="minorBidi"/>
              <w:i w:val="0"/>
              <w:sz w:val="20"/>
              <w:szCs w:val="22"/>
            </w:rPr>
          </w:rPrChange>
        </w:rPr>
      </w:pPr>
      <w:del w:id="572" w:author="TUNQUI Carla (ctunqui)" w:date="2014-08-19T15:30:00Z">
        <w:r w:rsidRPr="00305757">
          <w:rPr>
            <w:i w:val="0"/>
            <w:sz w:val="20"/>
            <w:rPrChange w:id="573" w:author="TUNQUI Carla (ctunqui)" w:date="2014-08-19T15:31:00Z">
              <w:rPr>
                <w:i w:val="0"/>
                <w:sz w:val="22"/>
              </w:rPr>
            </w:rPrChange>
          </w:rPr>
          <w:delText>3.2.3</w:delText>
        </w:r>
        <w:r w:rsidRPr="00305757">
          <w:rPr>
            <w:rFonts w:asciiTheme="minorHAnsi" w:eastAsiaTheme="minorEastAsia" w:hAnsiTheme="minorHAnsi" w:cstheme="minorBidi"/>
            <w:sz w:val="18"/>
            <w:szCs w:val="22"/>
            <w:rPrChange w:id="574" w:author="TUNQUI Carla (ctunqui)" w:date="2014-08-19T15:31:00Z">
              <w:rPr>
                <w:rFonts w:asciiTheme="minorHAnsi" w:eastAsiaTheme="minorEastAsia" w:hAnsiTheme="minorHAnsi" w:cstheme="minorBidi"/>
                <w:sz w:val="20"/>
                <w:szCs w:val="22"/>
              </w:rPr>
            </w:rPrChange>
          </w:rPr>
          <w:tab/>
        </w:r>
        <w:r w:rsidRPr="00305757">
          <w:rPr>
            <w:i w:val="0"/>
            <w:sz w:val="20"/>
            <w:rPrChange w:id="575" w:author="TUNQUI Carla (ctunqui)" w:date="2014-08-19T15:31:00Z">
              <w:rPr>
                <w:i w:val="0"/>
                <w:sz w:val="22"/>
              </w:rPr>
            </w:rPrChange>
          </w:rPr>
          <w:delText>My Monaco Telecom (MyMT)</w:delText>
        </w:r>
        <w:r w:rsidRPr="00305757">
          <w:rPr>
            <w:i w:val="0"/>
            <w:sz w:val="20"/>
            <w:rPrChange w:id="576" w:author="TUNQUI Carla (ctunqui)" w:date="2014-08-19T15:31:00Z">
              <w:rPr>
                <w:i w:val="0"/>
                <w:sz w:val="22"/>
              </w:rPr>
            </w:rPrChange>
          </w:rPr>
          <w:tab/>
          <w:delText>11</w:delText>
        </w:r>
      </w:del>
    </w:p>
    <w:p w:rsidR="00BC3852" w:rsidRPr="005D6E30" w:rsidDel="005D6E30" w:rsidRDefault="00305757">
      <w:pPr>
        <w:pStyle w:val="TM2"/>
        <w:rPr>
          <w:del w:id="577" w:author="TUNQUI Carla (ctunqui)" w:date="2014-08-19T15:30:00Z"/>
          <w:rFonts w:asciiTheme="minorHAnsi" w:eastAsiaTheme="minorEastAsia" w:hAnsiTheme="minorHAnsi" w:cstheme="minorBidi"/>
          <w:smallCaps w:val="0"/>
          <w:sz w:val="18"/>
          <w:szCs w:val="22"/>
          <w:rPrChange w:id="578" w:author="TUNQUI Carla (ctunqui)" w:date="2014-08-19T15:31:00Z">
            <w:rPr>
              <w:del w:id="579" w:author="TUNQUI Carla (ctunqui)" w:date="2014-08-19T15:30:00Z"/>
              <w:rFonts w:asciiTheme="minorHAnsi" w:eastAsiaTheme="minorEastAsia" w:hAnsiTheme="minorHAnsi" w:cstheme="minorBidi"/>
              <w:smallCaps w:val="0"/>
              <w:sz w:val="20"/>
              <w:szCs w:val="22"/>
            </w:rPr>
          </w:rPrChange>
        </w:rPr>
      </w:pPr>
      <w:del w:id="580" w:author="TUNQUI Carla (ctunqui)" w:date="2014-08-19T15:30:00Z">
        <w:r w:rsidRPr="00305757">
          <w:rPr>
            <w:smallCaps w:val="0"/>
            <w:sz w:val="20"/>
            <w:rPrChange w:id="581" w:author="TUNQUI Carla (ctunqui)" w:date="2014-08-19T15:31:00Z">
              <w:rPr>
                <w:smallCaps w:val="0"/>
                <w:sz w:val="22"/>
              </w:rPr>
            </w:rPrChange>
          </w:rPr>
          <w:delText>3.3</w:delText>
        </w:r>
        <w:r w:rsidRPr="00305757">
          <w:rPr>
            <w:rFonts w:asciiTheme="minorHAnsi" w:eastAsiaTheme="minorEastAsia" w:hAnsiTheme="minorHAnsi" w:cstheme="minorBidi"/>
            <w:sz w:val="18"/>
            <w:szCs w:val="22"/>
            <w:rPrChange w:id="582" w:author="TUNQUI Carla (ctunqui)" w:date="2014-08-19T15:31:00Z">
              <w:rPr>
                <w:rFonts w:asciiTheme="minorHAnsi" w:eastAsiaTheme="minorEastAsia" w:hAnsiTheme="minorHAnsi" w:cstheme="minorBidi"/>
                <w:sz w:val="20"/>
                <w:szCs w:val="22"/>
              </w:rPr>
            </w:rPrChange>
          </w:rPr>
          <w:tab/>
        </w:r>
        <w:r w:rsidRPr="00305757">
          <w:rPr>
            <w:smallCaps w:val="0"/>
            <w:sz w:val="20"/>
            <w:rPrChange w:id="583" w:author="TUNQUI Carla (ctunqui)" w:date="2014-08-19T15:31:00Z">
              <w:rPr>
                <w:smallCaps w:val="0"/>
                <w:sz w:val="22"/>
              </w:rPr>
            </w:rPrChange>
          </w:rPr>
          <w:delText>Sujet de stage</w:delText>
        </w:r>
        <w:r w:rsidRPr="00305757">
          <w:rPr>
            <w:smallCaps w:val="0"/>
            <w:sz w:val="20"/>
            <w:rPrChange w:id="584" w:author="TUNQUI Carla (ctunqui)" w:date="2014-08-19T15:31:00Z">
              <w:rPr>
                <w:smallCaps w:val="0"/>
                <w:sz w:val="22"/>
              </w:rPr>
            </w:rPrChange>
          </w:rPr>
          <w:tab/>
          <w:delText>14</w:delText>
        </w:r>
      </w:del>
    </w:p>
    <w:p w:rsidR="00BC3852" w:rsidRPr="005D6E30" w:rsidDel="005D6E30" w:rsidRDefault="00305757">
      <w:pPr>
        <w:pStyle w:val="TM2"/>
        <w:rPr>
          <w:del w:id="585" w:author="TUNQUI Carla (ctunqui)" w:date="2014-08-19T15:30:00Z"/>
          <w:rFonts w:asciiTheme="minorHAnsi" w:eastAsiaTheme="minorEastAsia" w:hAnsiTheme="minorHAnsi" w:cstheme="minorBidi"/>
          <w:smallCaps w:val="0"/>
          <w:sz w:val="18"/>
          <w:szCs w:val="22"/>
          <w:rPrChange w:id="586" w:author="TUNQUI Carla (ctunqui)" w:date="2014-08-19T15:31:00Z">
            <w:rPr>
              <w:del w:id="587" w:author="TUNQUI Carla (ctunqui)" w:date="2014-08-19T15:30:00Z"/>
              <w:rFonts w:asciiTheme="minorHAnsi" w:eastAsiaTheme="minorEastAsia" w:hAnsiTheme="minorHAnsi" w:cstheme="minorBidi"/>
              <w:smallCaps w:val="0"/>
              <w:sz w:val="20"/>
              <w:szCs w:val="22"/>
            </w:rPr>
          </w:rPrChange>
        </w:rPr>
      </w:pPr>
      <w:del w:id="588" w:author="TUNQUI Carla (ctunqui)" w:date="2014-08-19T15:30:00Z">
        <w:r w:rsidRPr="00305757">
          <w:rPr>
            <w:smallCaps w:val="0"/>
            <w:sz w:val="20"/>
            <w:rPrChange w:id="589" w:author="TUNQUI Carla (ctunqui)" w:date="2014-08-19T15:31:00Z">
              <w:rPr>
                <w:smallCaps w:val="0"/>
                <w:sz w:val="22"/>
              </w:rPr>
            </w:rPrChange>
          </w:rPr>
          <w:delText>3.4</w:delText>
        </w:r>
        <w:r w:rsidRPr="00305757">
          <w:rPr>
            <w:rFonts w:asciiTheme="minorHAnsi" w:eastAsiaTheme="minorEastAsia" w:hAnsiTheme="minorHAnsi" w:cstheme="minorBidi"/>
            <w:sz w:val="18"/>
            <w:szCs w:val="22"/>
            <w:rPrChange w:id="590" w:author="TUNQUI Carla (ctunqui)" w:date="2014-08-19T15:31:00Z">
              <w:rPr>
                <w:rFonts w:asciiTheme="minorHAnsi" w:eastAsiaTheme="minorEastAsia" w:hAnsiTheme="minorHAnsi" w:cstheme="minorBidi"/>
                <w:sz w:val="20"/>
                <w:szCs w:val="22"/>
              </w:rPr>
            </w:rPrChange>
          </w:rPr>
          <w:tab/>
        </w:r>
        <w:r w:rsidRPr="00305757">
          <w:rPr>
            <w:smallCaps w:val="0"/>
            <w:sz w:val="20"/>
            <w:rPrChange w:id="591" w:author="TUNQUI Carla (ctunqui)" w:date="2014-08-19T15:31:00Z">
              <w:rPr>
                <w:smallCaps w:val="0"/>
                <w:sz w:val="22"/>
              </w:rPr>
            </w:rPrChange>
          </w:rPr>
          <w:delText>Objectif du stage</w:delText>
        </w:r>
        <w:r w:rsidRPr="00305757">
          <w:rPr>
            <w:smallCaps w:val="0"/>
            <w:sz w:val="20"/>
            <w:rPrChange w:id="592" w:author="TUNQUI Carla (ctunqui)" w:date="2014-08-19T15:31:00Z">
              <w:rPr>
                <w:smallCaps w:val="0"/>
                <w:sz w:val="22"/>
              </w:rPr>
            </w:rPrChange>
          </w:rPr>
          <w:tab/>
          <w:delText>14</w:delText>
        </w:r>
      </w:del>
    </w:p>
    <w:p w:rsidR="00BC3852" w:rsidRPr="005D6E30" w:rsidDel="005D6E30" w:rsidRDefault="00305757">
      <w:pPr>
        <w:pStyle w:val="TM2"/>
        <w:rPr>
          <w:del w:id="593" w:author="TUNQUI Carla (ctunqui)" w:date="2014-08-19T15:30:00Z"/>
          <w:rFonts w:asciiTheme="minorHAnsi" w:eastAsiaTheme="minorEastAsia" w:hAnsiTheme="minorHAnsi" w:cstheme="minorBidi"/>
          <w:smallCaps w:val="0"/>
          <w:sz w:val="18"/>
          <w:szCs w:val="22"/>
          <w:rPrChange w:id="594" w:author="TUNQUI Carla (ctunqui)" w:date="2014-08-19T15:31:00Z">
            <w:rPr>
              <w:del w:id="595" w:author="TUNQUI Carla (ctunqui)" w:date="2014-08-19T15:30:00Z"/>
              <w:rFonts w:asciiTheme="minorHAnsi" w:eastAsiaTheme="minorEastAsia" w:hAnsiTheme="minorHAnsi" w:cstheme="minorBidi"/>
              <w:smallCaps w:val="0"/>
              <w:sz w:val="20"/>
              <w:szCs w:val="22"/>
            </w:rPr>
          </w:rPrChange>
        </w:rPr>
      </w:pPr>
      <w:del w:id="596" w:author="TUNQUI Carla (ctunqui)" w:date="2014-08-19T15:30:00Z">
        <w:r w:rsidRPr="00305757">
          <w:rPr>
            <w:smallCaps w:val="0"/>
            <w:sz w:val="20"/>
            <w:rPrChange w:id="597" w:author="TUNQUI Carla (ctunqui)" w:date="2014-08-19T15:31:00Z">
              <w:rPr>
                <w:smallCaps w:val="0"/>
                <w:sz w:val="22"/>
              </w:rPr>
            </w:rPrChange>
          </w:rPr>
          <w:delText>3.5</w:delText>
        </w:r>
        <w:r w:rsidRPr="00305757">
          <w:rPr>
            <w:rFonts w:asciiTheme="minorHAnsi" w:eastAsiaTheme="minorEastAsia" w:hAnsiTheme="minorHAnsi" w:cstheme="minorBidi"/>
            <w:sz w:val="18"/>
            <w:szCs w:val="22"/>
            <w:rPrChange w:id="598" w:author="TUNQUI Carla (ctunqui)" w:date="2014-08-19T15:31:00Z">
              <w:rPr>
                <w:rFonts w:asciiTheme="minorHAnsi" w:eastAsiaTheme="minorEastAsia" w:hAnsiTheme="minorHAnsi" w:cstheme="minorBidi"/>
                <w:sz w:val="20"/>
                <w:szCs w:val="22"/>
              </w:rPr>
            </w:rPrChange>
          </w:rPr>
          <w:tab/>
        </w:r>
        <w:r w:rsidRPr="00305757">
          <w:rPr>
            <w:smallCaps w:val="0"/>
            <w:sz w:val="20"/>
            <w:rPrChange w:id="599" w:author="TUNQUI Carla (ctunqui)" w:date="2014-08-19T15:31:00Z">
              <w:rPr>
                <w:smallCaps w:val="0"/>
                <w:sz w:val="22"/>
              </w:rPr>
            </w:rPrChange>
          </w:rPr>
          <w:delText>Organisation de l’</w:delText>
        </w:r>
        <w:r w:rsidRPr="00305757">
          <w:rPr>
            <w:smallCaps w:val="0"/>
            <w:sz w:val="16"/>
            <w:rPrChange w:id="600" w:author="TUNQUI Carla (ctunqui)" w:date="2014-08-19T15:31:00Z">
              <w:rPr>
                <w:smallCaps w:val="0"/>
                <w:sz w:val="18"/>
              </w:rPr>
            </w:rPrChange>
          </w:rPr>
          <w:delText>É</w:delText>
        </w:r>
        <w:r w:rsidRPr="00305757">
          <w:rPr>
            <w:smallCaps w:val="0"/>
            <w:sz w:val="20"/>
            <w:rPrChange w:id="601" w:author="TUNQUI Carla (ctunqui)" w:date="2014-08-19T15:31:00Z">
              <w:rPr>
                <w:smallCaps w:val="0"/>
                <w:sz w:val="22"/>
              </w:rPr>
            </w:rPrChange>
          </w:rPr>
          <w:delText>quipe de travail</w:delText>
        </w:r>
        <w:r w:rsidRPr="00305757">
          <w:rPr>
            <w:smallCaps w:val="0"/>
            <w:sz w:val="20"/>
            <w:rPrChange w:id="602" w:author="TUNQUI Carla (ctunqui)" w:date="2014-08-19T15:31:00Z">
              <w:rPr>
                <w:smallCaps w:val="0"/>
                <w:sz w:val="22"/>
              </w:rPr>
            </w:rPrChange>
          </w:rPr>
          <w:tab/>
          <w:delText>14</w:delText>
        </w:r>
      </w:del>
    </w:p>
    <w:p w:rsidR="00BC3852" w:rsidRPr="005D6E30" w:rsidDel="005D6E30" w:rsidRDefault="00305757">
      <w:pPr>
        <w:pStyle w:val="TM2"/>
        <w:rPr>
          <w:del w:id="603" w:author="TUNQUI Carla (ctunqui)" w:date="2014-08-19T15:30:00Z"/>
          <w:rFonts w:asciiTheme="minorHAnsi" w:eastAsiaTheme="minorEastAsia" w:hAnsiTheme="minorHAnsi" w:cstheme="minorBidi"/>
          <w:smallCaps w:val="0"/>
          <w:sz w:val="18"/>
          <w:szCs w:val="22"/>
          <w:rPrChange w:id="604" w:author="TUNQUI Carla (ctunqui)" w:date="2014-08-19T15:31:00Z">
            <w:rPr>
              <w:del w:id="605" w:author="TUNQUI Carla (ctunqui)" w:date="2014-08-19T15:30:00Z"/>
              <w:rFonts w:asciiTheme="minorHAnsi" w:eastAsiaTheme="minorEastAsia" w:hAnsiTheme="minorHAnsi" w:cstheme="minorBidi"/>
              <w:smallCaps w:val="0"/>
              <w:sz w:val="20"/>
              <w:szCs w:val="22"/>
            </w:rPr>
          </w:rPrChange>
        </w:rPr>
      </w:pPr>
      <w:del w:id="606" w:author="TUNQUI Carla (ctunqui)" w:date="2014-08-19T15:30:00Z">
        <w:r w:rsidRPr="00305757">
          <w:rPr>
            <w:smallCaps w:val="0"/>
            <w:sz w:val="20"/>
            <w:rPrChange w:id="607" w:author="TUNQUI Carla (ctunqui)" w:date="2014-08-19T15:31:00Z">
              <w:rPr>
                <w:smallCaps w:val="0"/>
                <w:sz w:val="22"/>
              </w:rPr>
            </w:rPrChange>
          </w:rPr>
          <w:delText>3.6</w:delText>
        </w:r>
        <w:r w:rsidRPr="00305757">
          <w:rPr>
            <w:rFonts w:asciiTheme="minorHAnsi" w:eastAsiaTheme="minorEastAsia" w:hAnsiTheme="minorHAnsi" w:cstheme="minorBidi"/>
            <w:sz w:val="18"/>
            <w:szCs w:val="22"/>
            <w:rPrChange w:id="608" w:author="TUNQUI Carla (ctunqui)" w:date="2014-08-19T15:31:00Z">
              <w:rPr>
                <w:rFonts w:asciiTheme="minorHAnsi" w:eastAsiaTheme="minorEastAsia" w:hAnsiTheme="minorHAnsi" w:cstheme="minorBidi"/>
                <w:sz w:val="20"/>
                <w:szCs w:val="22"/>
              </w:rPr>
            </w:rPrChange>
          </w:rPr>
          <w:tab/>
        </w:r>
        <w:r w:rsidRPr="00305757">
          <w:rPr>
            <w:smallCaps w:val="0"/>
            <w:sz w:val="20"/>
            <w:rPrChange w:id="609" w:author="TUNQUI Carla (ctunqui)" w:date="2014-08-19T15:31:00Z">
              <w:rPr>
                <w:smallCaps w:val="0"/>
                <w:sz w:val="22"/>
              </w:rPr>
            </w:rPrChange>
          </w:rPr>
          <w:delText>Description du cahier de charges</w:delText>
        </w:r>
        <w:r w:rsidRPr="00305757">
          <w:rPr>
            <w:smallCaps w:val="0"/>
            <w:sz w:val="20"/>
            <w:rPrChange w:id="610" w:author="TUNQUI Carla (ctunqui)" w:date="2014-08-19T15:31:00Z">
              <w:rPr>
                <w:smallCaps w:val="0"/>
                <w:sz w:val="22"/>
              </w:rPr>
            </w:rPrChange>
          </w:rPr>
          <w:tab/>
          <w:delText>15</w:delText>
        </w:r>
      </w:del>
    </w:p>
    <w:p w:rsidR="00BC3852" w:rsidRPr="005D6E30" w:rsidDel="005D6E30" w:rsidRDefault="00305757">
      <w:pPr>
        <w:pStyle w:val="TM2"/>
        <w:rPr>
          <w:del w:id="611" w:author="TUNQUI Carla (ctunqui)" w:date="2014-08-19T15:30:00Z"/>
          <w:rFonts w:asciiTheme="minorHAnsi" w:eastAsiaTheme="minorEastAsia" w:hAnsiTheme="minorHAnsi" w:cstheme="minorBidi"/>
          <w:smallCaps w:val="0"/>
          <w:sz w:val="18"/>
          <w:szCs w:val="22"/>
          <w:rPrChange w:id="612" w:author="TUNQUI Carla (ctunqui)" w:date="2014-08-19T15:31:00Z">
            <w:rPr>
              <w:del w:id="613" w:author="TUNQUI Carla (ctunqui)" w:date="2014-08-19T15:30:00Z"/>
              <w:rFonts w:asciiTheme="minorHAnsi" w:eastAsiaTheme="minorEastAsia" w:hAnsiTheme="minorHAnsi" w:cstheme="minorBidi"/>
              <w:smallCaps w:val="0"/>
              <w:sz w:val="20"/>
              <w:szCs w:val="22"/>
            </w:rPr>
          </w:rPrChange>
        </w:rPr>
      </w:pPr>
      <w:del w:id="614" w:author="TUNQUI Carla (ctunqui)" w:date="2014-08-19T15:30:00Z">
        <w:r w:rsidRPr="00305757">
          <w:rPr>
            <w:smallCaps w:val="0"/>
            <w:sz w:val="20"/>
            <w:rPrChange w:id="615" w:author="TUNQUI Carla (ctunqui)" w:date="2014-08-19T15:31:00Z">
              <w:rPr>
                <w:smallCaps w:val="0"/>
                <w:sz w:val="22"/>
              </w:rPr>
            </w:rPrChange>
          </w:rPr>
          <w:delText>3.7</w:delText>
        </w:r>
        <w:r w:rsidRPr="00305757">
          <w:rPr>
            <w:rFonts w:asciiTheme="minorHAnsi" w:eastAsiaTheme="minorEastAsia" w:hAnsiTheme="minorHAnsi" w:cstheme="minorBidi"/>
            <w:sz w:val="18"/>
            <w:szCs w:val="22"/>
            <w:rPrChange w:id="616" w:author="TUNQUI Carla (ctunqui)" w:date="2014-08-19T15:31:00Z">
              <w:rPr>
                <w:rFonts w:asciiTheme="minorHAnsi" w:eastAsiaTheme="minorEastAsia" w:hAnsiTheme="minorHAnsi" w:cstheme="minorBidi"/>
                <w:sz w:val="20"/>
                <w:szCs w:val="22"/>
              </w:rPr>
            </w:rPrChange>
          </w:rPr>
          <w:tab/>
        </w:r>
        <w:r w:rsidRPr="00305757">
          <w:rPr>
            <w:smallCaps w:val="0"/>
            <w:sz w:val="20"/>
            <w:rPrChange w:id="617" w:author="TUNQUI Carla (ctunqui)" w:date="2014-08-19T15:31:00Z">
              <w:rPr>
                <w:smallCaps w:val="0"/>
                <w:sz w:val="22"/>
              </w:rPr>
            </w:rPrChange>
          </w:rPr>
          <w:delText>Plannification global</w:delText>
        </w:r>
        <w:r w:rsidRPr="00305757">
          <w:rPr>
            <w:smallCaps w:val="0"/>
            <w:sz w:val="20"/>
            <w:rPrChange w:id="618" w:author="TUNQUI Carla (ctunqui)" w:date="2014-08-19T15:31:00Z">
              <w:rPr>
                <w:smallCaps w:val="0"/>
                <w:sz w:val="22"/>
              </w:rPr>
            </w:rPrChange>
          </w:rPr>
          <w:tab/>
          <w:delText>16</w:delText>
        </w:r>
      </w:del>
    </w:p>
    <w:p w:rsidR="00BC3852" w:rsidRPr="005D6E30" w:rsidDel="005D6E30" w:rsidRDefault="00305757">
      <w:pPr>
        <w:pStyle w:val="TM1"/>
        <w:rPr>
          <w:del w:id="619" w:author="TUNQUI Carla (ctunqui)" w:date="2014-08-19T15:30:00Z"/>
          <w:rFonts w:asciiTheme="minorHAnsi" w:eastAsiaTheme="minorEastAsia" w:hAnsiTheme="minorHAnsi" w:cstheme="minorBidi"/>
          <w:b w:val="0"/>
          <w:caps w:val="0"/>
          <w:sz w:val="18"/>
          <w:szCs w:val="22"/>
          <w:rPrChange w:id="620" w:author="TUNQUI Carla (ctunqui)" w:date="2014-08-19T15:31:00Z">
            <w:rPr>
              <w:del w:id="621" w:author="TUNQUI Carla (ctunqui)" w:date="2014-08-19T15:30:00Z"/>
              <w:rFonts w:asciiTheme="minorHAnsi" w:eastAsiaTheme="minorEastAsia" w:hAnsiTheme="minorHAnsi" w:cstheme="minorBidi"/>
              <w:b w:val="0"/>
              <w:caps w:val="0"/>
              <w:sz w:val="20"/>
              <w:szCs w:val="22"/>
            </w:rPr>
          </w:rPrChange>
        </w:rPr>
      </w:pPr>
      <w:del w:id="622" w:author="TUNQUI Carla (ctunqui)" w:date="2014-08-19T15:30:00Z">
        <w:r w:rsidRPr="00305757">
          <w:rPr>
            <w:b w:val="0"/>
            <w:caps w:val="0"/>
            <w:sz w:val="20"/>
            <w:rPrChange w:id="623" w:author="TUNQUI Carla (ctunqui)" w:date="2014-08-19T15:31:00Z">
              <w:rPr>
                <w:b w:val="0"/>
                <w:caps w:val="0"/>
                <w:sz w:val="22"/>
              </w:rPr>
            </w:rPrChange>
          </w:rPr>
          <w:delText>4.</w:delText>
        </w:r>
        <w:r w:rsidRPr="00305757">
          <w:rPr>
            <w:rFonts w:asciiTheme="minorHAnsi" w:eastAsiaTheme="minorEastAsia" w:hAnsiTheme="minorHAnsi" w:cstheme="minorBidi"/>
            <w:sz w:val="18"/>
            <w:szCs w:val="22"/>
            <w:rPrChange w:id="624" w:author="TUNQUI Carla (ctunqui)" w:date="2014-08-19T15:31:00Z">
              <w:rPr>
                <w:rFonts w:asciiTheme="minorHAnsi" w:eastAsiaTheme="minorEastAsia" w:hAnsiTheme="minorHAnsi" w:cstheme="minorBidi"/>
                <w:sz w:val="20"/>
                <w:szCs w:val="22"/>
              </w:rPr>
            </w:rPrChange>
          </w:rPr>
          <w:tab/>
        </w:r>
        <w:r w:rsidRPr="00305757">
          <w:rPr>
            <w:b w:val="0"/>
            <w:caps w:val="0"/>
            <w:sz w:val="20"/>
            <w:rPrChange w:id="625" w:author="TUNQUI Carla (ctunqui)" w:date="2014-08-19T15:31:00Z">
              <w:rPr>
                <w:b w:val="0"/>
                <w:caps w:val="0"/>
                <w:sz w:val="22"/>
              </w:rPr>
            </w:rPrChange>
          </w:rPr>
          <w:delText>PrÉsentation du travail rÉalisÉ</w:delText>
        </w:r>
        <w:r w:rsidRPr="00305757">
          <w:rPr>
            <w:b w:val="0"/>
            <w:caps w:val="0"/>
            <w:sz w:val="20"/>
            <w:rPrChange w:id="626" w:author="TUNQUI Carla (ctunqui)" w:date="2014-08-19T15:31:00Z">
              <w:rPr>
                <w:b w:val="0"/>
                <w:caps w:val="0"/>
                <w:sz w:val="22"/>
              </w:rPr>
            </w:rPrChange>
          </w:rPr>
          <w:tab/>
          <w:delText>17</w:delText>
        </w:r>
      </w:del>
    </w:p>
    <w:p w:rsidR="00BC3852" w:rsidRPr="005D6E30" w:rsidDel="005D6E30" w:rsidRDefault="00305757">
      <w:pPr>
        <w:pStyle w:val="TM2"/>
        <w:rPr>
          <w:del w:id="627" w:author="TUNQUI Carla (ctunqui)" w:date="2014-08-19T15:30:00Z"/>
          <w:rFonts w:asciiTheme="minorHAnsi" w:eastAsiaTheme="minorEastAsia" w:hAnsiTheme="minorHAnsi" w:cstheme="minorBidi"/>
          <w:smallCaps w:val="0"/>
          <w:sz w:val="18"/>
          <w:szCs w:val="22"/>
          <w:rPrChange w:id="628" w:author="TUNQUI Carla (ctunqui)" w:date="2014-08-19T15:31:00Z">
            <w:rPr>
              <w:del w:id="629" w:author="TUNQUI Carla (ctunqui)" w:date="2014-08-19T15:30:00Z"/>
              <w:rFonts w:asciiTheme="minorHAnsi" w:eastAsiaTheme="minorEastAsia" w:hAnsiTheme="minorHAnsi" w:cstheme="minorBidi"/>
              <w:smallCaps w:val="0"/>
              <w:sz w:val="20"/>
              <w:szCs w:val="22"/>
            </w:rPr>
          </w:rPrChange>
        </w:rPr>
      </w:pPr>
      <w:del w:id="630" w:author="TUNQUI Carla (ctunqui)" w:date="2014-08-19T15:30:00Z">
        <w:r w:rsidRPr="00305757">
          <w:rPr>
            <w:smallCaps w:val="0"/>
            <w:sz w:val="20"/>
            <w:rPrChange w:id="631" w:author="TUNQUI Carla (ctunqui)" w:date="2014-08-19T15:31:00Z">
              <w:rPr>
                <w:smallCaps w:val="0"/>
                <w:sz w:val="22"/>
              </w:rPr>
            </w:rPrChange>
          </w:rPr>
          <w:delText>4.1</w:delText>
        </w:r>
        <w:r w:rsidRPr="00305757">
          <w:rPr>
            <w:rFonts w:asciiTheme="minorHAnsi" w:eastAsiaTheme="minorEastAsia" w:hAnsiTheme="minorHAnsi" w:cstheme="minorBidi"/>
            <w:sz w:val="18"/>
            <w:szCs w:val="22"/>
            <w:rPrChange w:id="632" w:author="TUNQUI Carla (ctunqui)" w:date="2014-08-19T15:31:00Z">
              <w:rPr>
                <w:rFonts w:asciiTheme="minorHAnsi" w:eastAsiaTheme="minorEastAsia" w:hAnsiTheme="minorHAnsi" w:cstheme="minorBidi"/>
                <w:sz w:val="20"/>
                <w:szCs w:val="22"/>
              </w:rPr>
            </w:rPrChange>
          </w:rPr>
          <w:tab/>
        </w:r>
        <w:r w:rsidRPr="00305757">
          <w:rPr>
            <w:smallCaps w:val="0"/>
            <w:sz w:val="20"/>
            <w:rPrChange w:id="633" w:author="TUNQUI Carla (ctunqui)" w:date="2014-08-19T15:31:00Z">
              <w:rPr>
                <w:smallCaps w:val="0"/>
                <w:sz w:val="22"/>
              </w:rPr>
            </w:rPrChange>
          </w:rPr>
          <w:delText>Outils utilis</w:delText>
        </w:r>
        <w:r w:rsidRPr="00305757">
          <w:rPr>
            <w:smallCaps w:val="0"/>
            <w:sz w:val="16"/>
            <w:rPrChange w:id="634" w:author="TUNQUI Carla (ctunqui)" w:date="2014-08-19T15:31:00Z">
              <w:rPr>
                <w:smallCaps w:val="0"/>
                <w:sz w:val="18"/>
              </w:rPr>
            </w:rPrChange>
          </w:rPr>
          <w:delText>É</w:delText>
        </w:r>
        <w:r w:rsidRPr="00305757">
          <w:rPr>
            <w:smallCaps w:val="0"/>
            <w:sz w:val="20"/>
            <w:rPrChange w:id="635" w:author="TUNQUI Carla (ctunqui)" w:date="2014-08-19T15:31:00Z">
              <w:rPr>
                <w:smallCaps w:val="0"/>
                <w:sz w:val="22"/>
              </w:rPr>
            </w:rPrChange>
          </w:rPr>
          <w:delText>s</w:delText>
        </w:r>
        <w:r w:rsidRPr="00305757">
          <w:rPr>
            <w:smallCaps w:val="0"/>
            <w:sz w:val="20"/>
            <w:rPrChange w:id="636" w:author="TUNQUI Carla (ctunqui)" w:date="2014-08-19T15:31:00Z">
              <w:rPr>
                <w:smallCaps w:val="0"/>
                <w:sz w:val="22"/>
              </w:rPr>
            </w:rPrChange>
          </w:rPr>
          <w:tab/>
          <w:delText>17</w:delText>
        </w:r>
      </w:del>
    </w:p>
    <w:p w:rsidR="00BC3852" w:rsidRPr="005D6E30" w:rsidDel="005D6E30" w:rsidRDefault="00305757">
      <w:pPr>
        <w:pStyle w:val="TM2"/>
        <w:rPr>
          <w:del w:id="637" w:author="TUNQUI Carla (ctunqui)" w:date="2014-08-19T15:30:00Z"/>
          <w:rFonts w:asciiTheme="minorHAnsi" w:eastAsiaTheme="minorEastAsia" w:hAnsiTheme="minorHAnsi" w:cstheme="minorBidi"/>
          <w:smallCaps w:val="0"/>
          <w:sz w:val="18"/>
          <w:szCs w:val="22"/>
          <w:rPrChange w:id="638" w:author="TUNQUI Carla (ctunqui)" w:date="2014-08-19T15:31:00Z">
            <w:rPr>
              <w:del w:id="639" w:author="TUNQUI Carla (ctunqui)" w:date="2014-08-19T15:30:00Z"/>
              <w:rFonts w:asciiTheme="minorHAnsi" w:eastAsiaTheme="minorEastAsia" w:hAnsiTheme="minorHAnsi" w:cstheme="minorBidi"/>
              <w:smallCaps w:val="0"/>
              <w:sz w:val="20"/>
              <w:szCs w:val="22"/>
            </w:rPr>
          </w:rPrChange>
        </w:rPr>
      </w:pPr>
      <w:del w:id="640" w:author="TUNQUI Carla (ctunqui)" w:date="2014-08-19T15:30:00Z">
        <w:r w:rsidRPr="00305757">
          <w:rPr>
            <w:smallCaps w:val="0"/>
            <w:sz w:val="20"/>
            <w:rPrChange w:id="641" w:author="TUNQUI Carla (ctunqui)" w:date="2014-08-19T15:31:00Z">
              <w:rPr>
                <w:smallCaps w:val="0"/>
                <w:sz w:val="22"/>
              </w:rPr>
            </w:rPrChange>
          </w:rPr>
          <w:delText>4.2</w:delText>
        </w:r>
        <w:r w:rsidRPr="00305757">
          <w:rPr>
            <w:rFonts w:asciiTheme="minorHAnsi" w:eastAsiaTheme="minorEastAsia" w:hAnsiTheme="minorHAnsi" w:cstheme="minorBidi"/>
            <w:sz w:val="18"/>
            <w:szCs w:val="22"/>
            <w:rPrChange w:id="642" w:author="TUNQUI Carla (ctunqui)" w:date="2014-08-19T15:31:00Z">
              <w:rPr>
                <w:rFonts w:asciiTheme="minorHAnsi" w:eastAsiaTheme="minorEastAsia" w:hAnsiTheme="minorHAnsi" w:cstheme="minorBidi"/>
                <w:sz w:val="20"/>
                <w:szCs w:val="22"/>
              </w:rPr>
            </w:rPrChange>
          </w:rPr>
          <w:tab/>
        </w:r>
        <w:r w:rsidRPr="00305757">
          <w:rPr>
            <w:smallCaps w:val="0"/>
            <w:sz w:val="20"/>
            <w:rPrChange w:id="643" w:author="TUNQUI Carla (ctunqui)" w:date="2014-08-19T15:31:00Z">
              <w:rPr>
                <w:smallCaps w:val="0"/>
                <w:sz w:val="22"/>
              </w:rPr>
            </w:rPrChange>
          </w:rPr>
          <w:delText>Travail R</w:delText>
        </w:r>
        <w:r w:rsidRPr="00305757">
          <w:rPr>
            <w:smallCaps w:val="0"/>
            <w:sz w:val="16"/>
            <w:rPrChange w:id="644" w:author="TUNQUI Carla (ctunqui)" w:date="2014-08-19T15:31:00Z">
              <w:rPr>
                <w:smallCaps w:val="0"/>
                <w:sz w:val="18"/>
              </w:rPr>
            </w:rPrChange>
          </w:rPr>
          <w:delText>É</w:delText>
        </w:r>
        <w:r w:rsidRPr="00305757">
          <w:rPr>
            <w:smallCaps w:val="0"/>
            <w:sz w:val="20"/>
            <w:rPrChange w:id="645" w:author="TUNQUI Carla (ctunqui)" w:date="2014-08-19T15:31:00Z">
              <w:rPr>
                <w:smallCaps w:val="0"/>
                <w:sz w:val="22"/>
              </w:rPr>
            </w:rPrChange>
          </w:rPr>
          <w:delText>alis</w:delText>
        </w:r>
        <w:r w:rsidRPr="00305757">
          <w:rPr>
            <w:smallCaps w:val="0"/>
            <w:sz w:val="16"/>
            <w:rPrChange w:id="646" w:author="TUNQUI Carla (ctunqui)" w:date="2014-08-19T15:31:00Z">
              <w:rPr>
                <w:smallCaps w:val="0"/>
                <w:sz w:val="18"/>
              </w:rPr>
            </w:rPrChange>
          </w:rPr>
          <w:delText>É</w:delText>
        </w:r>
        <w:r w:rsidRPr="00305757">
          <w:rPr>
            <w:smallCaps w:val="0"/>
            <w:sz w:val="20"/>
            <w:rPrChange w:id="647" w:author="TUNQUI Carla (ctunqui)" w:date="2014-08-19T15:31:00Z">
              <w:rPr>
                <w:smallCaps w:val="0"/>
                <w:sz w:val="22"/>
              </w:rPr>
            </w:rPrChange>
          </w:rPr>
          <w:tab/>
          <w:delText>18</w:delText>
        </w:r>
      </w:del>
    </w:p>
    <w:p w:rsidR="00BC3852" w:rsidRPr="005D6E30" w:rsidDel="005D6E30" w:rsidRDefault="00305757">
      <w:pPr>
        <w:pStyle w:val="TM3"/>
        <w:rPr>
          <w:del w:id="648" w:author="TUNQUI Carla (ctunqui)" w:date="2014-08-19T15:30:00Z"/>
          <w:rFonts w:asciiTheme="minorHAnsi" w:eastAsiaTheme="minorEastAsia" w:hAnsiTheme="minorHAnsi" w:cstheme="minorBidi"/>
          <w:i w:val="0"/>
          <w:sz w:val="18"/>
          <w:szCs w:val="22"/>
          <w:rPrChange w:id="649" w:author="TUNQUI Carla (ctunqui)" w:date="2014-08-19T15:31:00Z">
            <w:rPr>
              <w:del w:id="650" w:author="TUNQUI Carla (ctunqui)" w:date="2014-08-19T15:30:00Z"/>
              <w:rFonts w:asciiTheme="minorHAnsi" w:eastAsiaTheme="minorEastAsia" w:hAnsiTheme="minorHAnsi" w:cstheme="minorBidi"/>
              <w:i w:val="0"/>
              <w:sz w:val="20"/>
              <w:szCs w:val="22"/>
            </w:rPr>
          </w:rPrChange>
        </w:rPr>
      </w:pPr>
      <w:del w:id="651" w:author="TUNQUI Carla (ctunqui)" w:date="2014-08-19T15:30:00Z">
        <w:r w:rsidRPr="00305757">
          <w:rPr>
            <w:i w:val="0"/>
            <w:sz w:val="20"/>
            <w:rPrChange w:id="652" w:author="TUNQUI Carla (ctunqui)" w:date="2014-08-19T15:31:00Z">
              <w:rPr>
                <w:i w:val="0"/>
                <w:sz w:val="22"/>
              </w:rPr>
            </w:rPrChange>
          </w:rPr>
          <w:delText>4.2.1</w:delText>
        </w:r>
        <w:r w:rsidRPr="00305757">
          <w:rPr>
            <w:rFonts w:asciiTheme="minorHAnsi" w:eastAsiaTheme="minorEastAsia" w:hAnsiTheme="minorHAnsi" w:cstheme="minorBidi"/>
            <w:sz w:val="18"/>
            <w:szCs w:val="22"/>
            <w:rPrChange w:id="653" w:author="TUNQUI Carla (ctunqui)" w:date="2014-08-19T15:31:00Z">
              <w:rPr>
                <w:rFonts w:asciiTheme="minorHAnsi" w:eastAsiaTheme="minorEastAsia" w:hAnsiTheme="minorHAnsi" w:cstheme="minorBidi"/>
                <w:sz w:val="20"/>
                <w:szCs w:val="22"/>
              </w:rPr>
            </w:rPrChange>
          </w:rPr>
          <w:tab/>
        </w:r>
        <w:r w:rsidRPr="00305757">
          <w:rPr>
            <w:i w:val="0"/>
            <w:sz w:val="20"/>
            <w:rPrChange w:id="654" w:author="TUNQUI Carla (ctunqui)" w:date="2014-08-19T15:31:00Z">
              <w:rPr>
                <w:i w:val="0"/>
                <w:sz w:val="22"/>
              </w:rPr>
            </w:rPrChange>
          </w:rPr>
          <w:delText>Analyse des composants existants</w:delText>
        </w:r>
        <w:r w:rsidRPr="00305757">
          <w:rPr>
            <w:i w:val="0"/>
            <w:sz w:val="20"/>
            <w:rPrChange w:id="655" w:author="TUNQUI Carla (ctunqui)" w:date="2014-08-19T15:31:00Z">
              <w:rPr>
                <w:i w:val="0"/>
                <w:sz w:val="22"/>
              </w:rPr>
            </w:rPrChange>
          </w:rPr>
          <w:tab/>
          <w:delText>18</w:delText>
        </w:r>
      </w:del>
    </w:p>
    <w:p w:rsidR="00BC3852" w:rsidRPr="005D6E30" w:rsidDel="005D6E30" w:rsidRDefault="00305757">
      <w:pPr>
        <w:pStyle w:val="TM3"/>
        <w:rPr>
          <w:del w:id="656" w:author="TUNQUI Carla (ctunqui)" w:date="2014-08-19T15:30:00Z"/>
          <w:rFonts w:asciiTheme="minorHAnsi" w:eastAsiaTheme="minorEastAsia" w:hAnsiTheme="minorHAnsi" w:cstheme="minorBidi"/>
          <w:i w:val="0"/>
          <w:sz w:val="18"/>
          <w:szCs w:val="22"/>
          <w:rPrChange w:id="657" w:author="TUNQUI Carla (ctunqui)" w:date="2014-08-19T15:31:00Z">
            <w:rPr>
              <w:del w:id="658" w:author="TUNQUI Carla (ctunqui)" w:date="2014-08-19T15:30:00Z"/>
              <w:rFonts w:asciiTheme="minorHAnsi" w:eastAsiaTheme="minorEastAsia" w:hAnsiTheme="minorHAnsi" w:cstheme="minorBidi"/>
              <w:i w:val="0"/>
              <w:sz w:val="20"/>
              <w:szCs w:val="22"/>
            </w:rPr>
          </w:rPrChange>
        </w:rPr>
      </w:pPr>
      <w:del w:id="659" w:author="TUNQUI Carla (ctunqui)" w:date="2014-08-19T15:30:00Z">
        <w:r w:rsidRPr="00305757">
          <w:rPr>
            <w:i w:val="0"/>
            <w:sz w:val="20"/>
            <w:rPrChange w:id="660" w:author="TUNQUI Carla (ctunqui)" w:date="2014-08-19T15:31:00Z">
              <w:rPr>
                <w:i w:val="0"/>
                <w:sz w:val="22"/>
              </w:rPr>
            </w:rPrChange>
          </w:rPr>
          <w:delText>4.2.2</w:delText>
        </w:r>
        <w:r w:rsidRPr="00305757">
          <w:rPr>
            <w:rFonts w:asciiTheme="minorHAnsi" w:eastAsiaTheme="minorEastAsia" w:hAnsiTheme="minorHAnsi" w:cstheme="minorBidi"/>
            <w:sz w:val="18"/>
            <w:szCs w:val="22"/>
            <w:rPrChange w:id="661" w:author="TUNQUI Carla (ctunqui)" w:date="2014-08-19T15:31:00Z">
              <w:rPr>
                <w:rFonts w:asciiTheme="minorHAnsi" w:eastAsiaTheme="minorEastAsia" w:hAnsiTheme="minorHAnsi" w:cstheme="minorBidi"/>
                <w:sz w:val="20"/>
                <w:szCs w:val="22"/>
              </w:rPr>
            </w:rPrChange>
          </w:rPr>
          <w:tab/>
        </w:r>
        <w:r w:rsidRPr="00305757">
          <w:rPr>
            <w:i w:val="0"/>
            <w:sz w:val="20"/>
            <w:rPrChange w:id="662" w:author="TUNQUI Carla (ctunqui)" w:date="2014-08-19T15:31:00Z">
              <w:rPr>
                <w:i w:val="0"/>
                <w:sz w:val="22"/>
              </w:rPr>
            </w:rPrChange>
          </w:rPr>
          <w:delText>Évolutions Version 07.00 de MyMT</w:delText>
        </w:r>
        <w:r w:rsidRPr="00305757">
          <w:rPr>
            <w:i w:val="0"/>
            <w:sz w:val="20"/>
            <w:rPrChange w:id="663" w:author="TUNQUI Carla (ctunqui)" w:date="2014-08-19T15:31:00Z">
              <w:rPr>
                <w:i w:val="0"/>
                <w:sz w:val="22"/>
              </w:rPr>
            </w:rPrChange>
          </w:rPr>
          <w:tab/>
          <w:delText>19</w:delText>
        </w:r>
      </w:del>
    </w:p>
    <w:p w:rsidR="00BC3852" w:rsidRPr="005D6E30" w:rsidDel="005D6E30" w:rsidRDefault="00305757">
      <w:pPr>
        <w:pStyle w:val="TM4"/>
        <w:rPr>
          <w:del w:id="664" w:author="TUNQUI Carla (ctunqui)" w:date="2014-08-19T15:30:00Z"/>
          <w:rFonts w:asciiTheme="minorHAnsi" w:eastAsiaTheme="minorEastAsia" w:hAnsiTheme="minorHAnsi" w:cstheme="minorBidi"/>
          <w:sz w:val="18"/>
          <w:szCs w:val="22"/>
          <w:rPrChange w:id="665" w:author="TUNQUI Carla (ctunqui)" w:date="2014-08-19T15:31:00Z">
            <w:rPr>
              <w:del w:id="666" w:author="TUNQUI Carla (ctunqui)" w:date="2014-08-19T15:30:00Z"/>
              <w:rFonts w:asciiTheme="minorHAnsi" w:eastAsiaTheme="minorEastAsia" w:hAnsiTheme="minorHAnsi" w:cstheme="minorBidi"/>
              <w:sz w:val="20"/>
              <w:szCs w:val="22"/>
            </w:rPr>
          </w:rPrChange>
        </w:rPr>
      </w:pPr>
      <w:del w:id="667" w:author="TUNQUI Carla (ctunqui)" w:date="2014-08-19T15:30:00Z">
        <w:r w:rsidRPr="00305757">
          <w:rPr>
            <w:sz w:val="12"/>
            <w:rPrChange w:id="668" w:author="TUNQUI Carla (ctunqui)" w:date="2014-08-19T15:31:00Z">
              <w:rPr>
                <w:sz w:val="14"/>
              </w:rPr>
            </w:rPrChange>
          </w:rPr>
          <w:delText>4.2.2.1</w:delText>
        </w:r>
        <w:r w:rsidRPr="00305757">
          <w:rPr>
            <w:rFonts w:asciiTheme="minorHAnsi" w:eastAsiaTheme="minorEastAsia" w:hAnsiTheme="minorHAnsi" w:cstheme="minorBidi"/>
            <w:sz w:val="18"/>
            <w:szCs w:val="22"/>
            <w:rPrChange w:id="669" w:author="TUNQUI Carla (ctunqui)" w:date="2014-08-19T15:31:00Z">
              <w:rPr>
                <w:rFonts w:asciiTheme="minorHAnsi" w:eastAsiaTheme="minorEastAsia" w:hAnsiTheme="minorHAnsi" w:cstheme="minorBidi"/>
                <w:sz w:val="20"/>
                <w:szCs w:val="22"/>
              </w:rPr>
            </w:rPrChange>
          </w:rPr>
          <w:tab/>
        </w:r>
        <w:r w:rsidRPr="00305757">
          <w:rPr>
            <w:sz w:val="12"/>
            <w:rPrChange w:id="670" w:author="TUNQUI Carla (ctunqui)" w:date="2014-08-19T15:31:00Z">
              <w:rPr>
                <w:sz w:val="14"/>
              </w:rPr>
            </w:rPrChange>
          </w:rPr>
          <w:delText>Gestion des trois numéros illimités</w:delText>
        </w:r>
        <w:r w:rsidRPr="00305757">
          <w:rPr>
            <w:sz w:val="12"/>
            <w:rPrChange w:id="671" w:author="TUNQUI Carla (ctunqui)" w:date="2014-08-19T15:31:00Z">
              <w:rPr>
                <w:sz w:val="14"/>
              </w:rPr>
            </w:rPrChange>
          </w:rPr>
          <w:tab/>
          <w:delText>20</w:delText>
        </w:r>
      </w:del>
    </w:p>
    <w:p w:rsidR="00BC3852" w:rsidRPr="005D6E30" w:rsidDel="005D6E30" w:rsidRDefault="00305757">
      <w:pPr>
        <w:pStyle w:val="TM4"/>
        <w:rPr>
          <w:del w:id="672" w:author="TUNQUI Carla (ctunqui)" w:date="2014-08-19T15:30:00Z"/>
          <w:rFonts w:asciiTheme="minorHAnsi" w:eastAsiaTheme="minorEastAsia" w:hAnsiTheme="minorHAnsi" w:cstheme="minorBidi"/>
          <w:sz w:val="18"/>
          <w:szCs w:val="22"/>
          <w:rPrChange w:id="673" w:author="TUNQUI Carla (ctunqui)" w:date="2014-08-19T15:31:00Z">
            <w:rPr>
              <w:del w:id="674" w:author="TUNQUI Carla (ctunqui)" w:date="2014-08-19T15:30:00Z"/>
              <w:rFonts w:asciiTheme="minorHAnsi" w:eastAsiaTheme="minorEastAsia" w:hAnsiTheme="minorHAnsi" w:cstheme="minorBidi"/>
              <w:sz w:val="20"/>
              <w:szCs w:val="22"/>
            </w:rPr>
          </w:rPrChange>
        </w:rPr>
      </w:pPr>
      <w:del w:id="675" w:author="TUNQUI Carla (ctunqui)" w:date="2014-08-19T15:30:00Z">
        <w:r w:rsidRPr="00305757">
          <w:rPr>
            <w:sz w:val="12"/>
            <w:rPrChange w:id="676" w:author="TUNQUI Carla (ctunqui)" w:date="2014-08-19T15:31:00Z">
              <w:rPr>
                <w:sz w:val="14"/>
              </w:rPr>
            </w:rPrChange>
          </w:rPr>
          <w:delText>4.2.2.2</w:delText>
        </w:r>
        <w:r w:rsidRPr="00305757">
          <w:rPr>
            <w:rFonts w:asciiTheme="minorHAnsi" w:eastAsiaTheme="minorEastAsia" w:hAnsiTheme="minorHAnsi" w:cstheme="minorBidi"/>
            <w:sz w:val="18"/>
            <w:szCs w:val="22"/>
            <w:rPrChange w:id="677" w:author="TUNQUI Carla (ctunqui)" w:date="2014-08-19T15:31:00Z">
              <w:rPr>
                <w:rFonts w:asciiTheme="minorHAnsi" w:eastAsiaTheme="minorEastAsia" w:hAnsiTheme="minorHAnsi" w:cstheme="minorBidi"/>
                <w:sz w:val="20"/>
                <w:szCs w:val="22"/>
              </w:rPr>
            </w:rPrChange>
          </w:rPr>
          <w:tab/>
        </w:r>
        <w:r w:rsidRPr="00305757">
          <w:rPr>
            <w:sz w:val="12"/>
            <w:rPrChange w:id="678" w:author="TUNQUI Carla (ctunqui)" w:date="2014-08-19T15:31:00Z">
              <w:rPr>
                <w:sz w:val="14"/>
              </w:rPr>
            </w:rPrChange>
          </w:rPr>
          <w:delText>Autres évolutions MyMT</w:delText>
        </w:r>
        <w:r w:rsidRPr="00305757">
          <w:rPr>
            <w:sz w:val="12"/>
            <w:rPrChange w:id="679" w:author="TUNQUI Carla (ctunqui)" w:date="2014-08-19T15:31:00Z">
              <w:rPr>
                <w:sz w:val="14"/>
              </w:rPr>
            </w:rPrChange>
          </w:rPr>
          <w:tab/>
          <w:delText>25</w:delText>
        </w:r>
      </w:del>
    </w:p>
    <w:p w:rsidR="00BC3852" w:rsidRPr="005D6E30" w:rsidDel="005D6E30" w:rsidRDefault="00305757">
      <w:pPr>
        <w:pStyle w:val="TM3"/>
        <w:rPr>
          <w:del w:id="680" w:author="TUNQUI Carla (ctunqui)" w:date="2014-08-19T15:30:00Z"/>
          <w:rFonts w:asciiTheme="minorHAnsi" w:eastAsiaTheme="minorEastAsia" w:hAnsiTheme="minorHAnsi" w:cstheme="minorBidi"/>
          <w:i w:val="0"/>
          <w:sz w:val="18"/>
          <w:szCs w:val="22"/>
          <w:rPrChange w:id="681" w:author="TUNQUI Carla (ctunqui)" w:date="2014-08-19T15:31:00Z">
            <w:rPr>
              <w:del w:id="682" w:author="TUNQUI Carla (ctunqui)" w:date="2014-08-19T15:30:00Z"/>
              <w:rFonts w:asciiTheme="minorHAnsi" w:eastAsiaTheme="minorEastAsia" w:hAnsiTheme="minorHAnsi" w:cstheme="minorBidi"/>
              <w:i w:val="0"/>
              <w:sz w:val="20"/>
              <w:szCs w:val="22"/>
            </w:rPr>
          </w:rPrChange>
        </w:rPr>
      </w:pPr>
      <w:del w:id="683" w:author="TUNQUI Carla (ctunqui)" w:date="2014-08-19T15:30:00Z">
        <w:r w:rsidRPr="00305757">
          <w:rPr>
            <w:i w:val="0"/>
            <w:sz w:val="20"/>
            <w:rPrChange w:id="684" w:author="TUNQUI Carla (ctunqui)" w:date="2014-08-19T15:31:00Z">
              <w:rPr>
                <w:i w:val="0"/>
                <w:sz w:val="22"/>
              </w:rPr>
            </w:rPrChange>
          </w:rPr>
          <w:delText>4.2.3</w:delText>
        </w:r>
        <w:r w:rsidRPr="00305757">
          <w:rPr>
            <w:rFonts w:asciiTheme="minorHAnsi" w:eastAsiaTheme="minorEastAsia" w:hAnsiTheme="minorHAnsi" w:cstheme="minorBidi"/>
            <w:sz w:val="18"/>
            <w:szCs w:val="22"/>
            <w:rPrChange w:id="685" w:author="TUNQUI Carla (ctunqui)" w:date="2014-08-19T15:31:00Z">
              <w:rPr>
                <w:rFonts w:asciiTheme="minorHAnsi" w:eastAsiaTheme="minorEastAsia" w:hAnsiTheme="minorHAnsi" w:cstheme="minorBidi"/>
                <w:sz w:val="20"/>
                <w:szCs w:val="22"/>
              </w:rPr>
            </w:rPrChange>
          </w:rPr>
          <w:tab/>
        </w:r>
        <w:r w:rsidRPr="00305757">
          <w:rPr>
            <w:i w:val="0"/>
            <w:sz w:val="20"/>
            <w:rPrChange w:id="686" w:author="TUNQUI Carla (ctunqui)" w:date="2014-08-19T15:31:00Z">
              <w:rPr>
                <w:i w:val="0"/>
                <w:sz w:val="22"/>
              </w:rPr>
            </w:rPrChange>
          </w:rPr>
          <w:delText>Évolutions Version 07.01 de MyMT</w:delText>
        </w:r>
        <w:r w:rsidRPr="00305757">
          <w:rPr>
            <w:i w:val="0"/>
            <w:sz w:val="20"/>
            <w:rPrChange w:id="687" w:author="TUNQUI Carla (ctunqui)" w:date="2014-08-19T15:31:00Z">
              <w:rPr>
                <w:i w:val="0"/>
                <w:sz w:val="22"/>
              </w:rPr>
            </w:rPrChange>
          </w:rPr>
          <w:tab/>
          <w:delText>26</w:delText>
        </w:r>
      </w:del>
    </w:p>
    <w:p w:rsidR="00BC3852" w:rsidRPr="005D6E30" w:rsidDel="005D6E30" w:rsidRDefault="00305757">
      <w:pPr>
        <w:pStyle w:val="TM4"/>
        <w:rPr>
          <w:del w:id="688" w:author="TUNQUI Carla (ctunqui)" w:date="2014-08-19T15:30:00Z"/>
          <w:rFonts w:asciiTheme="minorHAnsi" w:eastAsiaTheme="minorEastAsia" w:hAnsiTheme="minorHAnsi" w:cstheme="minorBidi"/>
          <w:sz w:val="18"/>
          <w:szCs w:val="22"/>
          <w:rPrChange w:id="689" w:author="TUNQUI Carla (ctunqui)" w:date="2014-08-19T15:31:00Z">
            <w:rPr>
              <w:del w:id="690" w:author="TUNQUI Carla (ctunqui)" w:date="2014-08-19T15:30:00Z"/>
              <w:rFonts w:asciiTheme="minorHAnsi" w:eastAsiaTheme="minorEastAsia" w:hAnsiTheme="minorHAnsi" w:cstheme="minorBidi"/>
              <w:sz w:val="20"/>
              <w:szCs w:val="22"/>
            </w:rPr>
          </w:rPrChange>
        </w:rPr>
      </w:pPr>
      <w:del w:id="691" w:author="TUNQUI Carla (ctunqui)" w:date="2014-08-19T15:30:00Z">
        <w:r w:rsidRPr="00305757">
          <w:rPr>
            <w:sz w:val="12"/>
            <w:rPrChange w:id="692" w:author="TUNQUI Carla (ctunqui)" w:date="2014-08-19T15:31:00Z">
              <w:rPr>
                <w:sz w:val="14"/>
              </w:rPr>
            </w:rPrChange>
          </w:rPr>
          <w:delText>4.2.3.1</w:delText>
        </w:r>
        <w:r w:rsidRPr="00305757">
          <w:rPr>
            <w:rFonts w:asciiTheme="minorHAnsi" w:eastAsiaTheme="minorEastAsia" w:hAnsiTheme="minorHAnsi" w:cstheme="minorBidi"/>
            <w:sz w:val="18"/>
            <w:szCs w:val="22"/>
            <w:rPrChange w:id="693" w:author="TUNQUI Carla (ctunqui)" w:date="2014-08-19T15:31:00Z">
              <w:rPr>
                <w:rFonts w:asciiTheme="minorHAnsi" w:eastAsiaTheme="minorEastAsia" w:hAnsiTheme="minorHAnsi" w:cstheme="minorBidi"/>
                <w:sz w:val="20"/>
                <w:szCs w:val="22"/>
              </w:rPr>
            </w:rPrChange>
          </w:rPr>
          <w:tab/>
        </w:r>
        <w:r w:rsidRPr="00305757">
          <w:rPr>
            <w:sz w:val="12"/>
            <w:rPrChange w:id="694" w:author="TUNQUI Carla (ctunqui)" w:date="2014-08-19T15:31:00Z">
              <w:rPr>
                <w:sz w:val="14"/>
              </w:rPr>
            </w:rPrChange>
          </w:rPr>
          <w:delText>Modification du tableau de bord</w:delText>
        </w:r>
        <w:r w:rsidRPr="00305757">
          <w:rPr>
            <w:sz w:val="12"/>
            <w:rPrChange w:id="695" w:author="TUNQUI Carla (ctunqui)" w:date="2014-08-19T15:31:00Z">
              <w:rPr>
                <w:sz w:val="14"/>
              </w:rPr>
            </w:rPrChange>
          </w:rPr>
          <w:tab/>
          <w:delText>27</w:delText>
        </w:r>
      </w:del>
    </w:p>
    <w:p w:rsidR="00BC3852" w:rsidRPr="005D6E30" w:rsidDel="005D6E30" w:rsidRDefault="00305757">
      <w:pPr>
        <w:pStyle w:val="TM4"/>
        <w:rPr>
          <w:del w:id="696" w:author="TUNQUI Carla (ctunqui)" w:date="2014-08-19T15:30:00Z"/>
          <w:rFonts w:asciiTheme="minorHAnsi" w:eastAsiaTheme="minorEastAsia" w:hAnsiTheme="minorHAnsi" w:cstheme="minorBidi"/>
          <w:sz w:val="18"/>
          <w:szCs w:val="22"/>
          <w:rPrChange w:id="697" w:author="TUNQUI Carla (ctunqui)" w:date="2014-08-19T15:31:00Z">
            <w:rPr>
              <w:del w:id="698" w:author="TUNQUI Carla (ctunqui)" w:date="2014-08-19T15:30:00Z"/>
              <w:rFonts w:asciiTheme="minorHAnsi" w:eastAsiaTheme="minorEastAsia" w:hAnsiTheme="minorHAnsi" w:cstheme="minorBidi"/>
              <w:sz w:val="20"/>
              <w:szCs w:val="22"/>
            </w:rPr>
          </w:rPrChange>
        </w:rPr>
      </w:pPr>
      <w:del w:id="699" w:author="TUNQUI Carla (ctunqui)" w:date="2014-08-19T15:30:00Z">
        <w:r w:rsidRPr="00305757">
          <w:rPr>
            <w:sz w:val="12"/>
            <w:rPrChange w:id="700" w:author="TUNQUI Carla (ctunqui)" w:date="2014-08-19T15:31:00Z">
              <w:rPr>
                <w:sz w:val="14"/>
              </w:rPr>
            </w:rPrChange>
          </w:rPr>
          <w:delText>4.2.3.2</w:delText>
        </w:r>
        <w:r w:rsidRPr="00305757">
          <w:rPr>
            <w:rFonts w:asciiTheme="minorHAnsi" w:eastAsiaTheme="minorEastAsia" w:hAnsiTheme="minorHAnsi" w:cstheme="minorBidi"/>
            <w:sz w:val="18"/>
            <w:szCs w:val="22"/>
            <w:rPrChange w:id="701" w:author="TUNQUI Carla (ctunqui)" w:date="2014-08-19T15:31:00Z">
              <w:rPr>
                <w:rFonts w:asciiTheme="minorHAnsi" w:eastAsiaTheme="minorEastAsia" w:hAnsiTheme="minorHAnsi" w:cstheme="minorBidi"/>
                <w:sz w:val="20"/>
                <w:szCs w:val="22"/>
              </w:rPr>
            </w:rPrChange>
          </w:rPr>
          <w:tab/>
        </w:r>
        <w:r w:rsidRPr="00305757">
          <w:rPr>
            <w:sz w:val="12"/>
            <w:rPrChange w:id="702" w:author="TUNQUI Carla (ctunqui)" w:date="2014-08-19T15:31:00Z">
              <w:rPr>
                <w:sz w:val="14"/>
              </w:rPr>
            </w:rPrChange>
          </w:rPr>
          <w:delText>Autres évolutions</w:delText>
        </w:r>
        <w:r w:rsidRPr="00305757">
          <w:rPr>
            <w:sz w:val="12"/>
            <w:rPrChange w:id="703" w:author="TUNQUI Carla (ctunqui)" w:date="2014-08-19T15:31:00Z">
              <w:rPr>
                <w:sz w:val="14"/>
              </w:rPr>
            </w:rPrChange>
          </w:rPr>
          <w:tab/>
          <w:delText>29</w:delText>
        </w:r>
      </w:del>
    </w:p>
    <w:p w:rsidR="00BC3852" w:rsidRPr="005D6E30" w:rsidDel="005D6E30" w:rsidRDefault="00305757">
      <w:pPr>
        <w:pStyle w:val="TM3"/>
        <w:rPr>
          <w:del w:id="704" w:author="TUNQUI Carla (ctunqui)" w:date="2014-08-19T15:30:00Z"/>
          <w:rFonts w:asciiTheme="minorHAnsi" w:eastAsiaTheme="minorEastAsia" w:hAnsiTheme="minorHAnsi" w:cstheme="minorBidi"/>
          <w:i w:val="0"/>
          <w:sz w:val="18"/>
          <w:szCs w:val="22"/>
          <w:rPrChange w:id="705" w:author="TUNQUI Carla (ctunqui)" w:date="2014-08-19T15:31:00Z">
            <w:rPr>
              <w:del w:id="706" w:author="TUNQUI Carla (ctunqui)" w:date="2014-08-19T15:30:00Z"/>
              <w:rFonts w:asciiTheme="minorHAnsi" w:eastAsiaTheme="minorEastAsia" w:hAnsiTheme="minorHAnsi" w:cstheme="minorBidi"/>
              <w:i w:val="0"/>
              <w:sz w:val="20"/>
              <w:szCs w:val="22"/>
            </w:rPr>
          </w:rPrChange>
        </w:rPr>
      </w:pPr>
      <w:del w:id="707" w:author="TUNQUI Carla (ctunqui)" w:date="2014-08-19T15:30:00Z">
        <w:r w:rsidRPr="00305757">
          <w:rPr>
            <w:i w:val="0"/>
            <w:sz w:val="20"/>
            <w:rPrChange w:id="708" w:author="TUNQUI Carla (ctunqui)" w:date="2014-08-19T15:31:00Z">
              <w:rPr>
                <w:i w:val="0"/>
                <w:sz w:val="22"/>
              </w:rPr>
            </w:rPrChange>
          </w:rPr>
          <w:delText>4.2.4</w:delText>
        </w:r>
        <w:r w:rsidRPr="00305757">
          <w:rPr>
            <w:rFonts w:asciiTheme="minorHAnsi" w:eastAsiaTheme="minorEastAsia" w:hAnsiTheme="minorHAnsi" w:cstheme="minorBidi"/>
            <w:sz w:val="18"/>
            <w:szCs w:val="22"/>
            <w:rPrChange w:id="709" w:author="TUNQUI Carla (ctunqui)" w:date="2014-08-19T15:31:00Z">
              <w:rPr>
                <w:rFonts w:asciiTheme="minorHAnsi" w:eastAsiaTheme="minorEastAsia" w:hAnsiTheme="minorHAnsi" w:cstheme="minorBidi"/>
                <w:sz w:val="20"/>
                <w:szCs w:val="22"/>
              </w:rPr>
            </w:rPrChange>
          </w:rPr>
          <w:tab/>
        </w:r>
        <w:r w:rsidRPr="00305757">
          <w:rPr>
            <w:i w:val="0"/>
            <w:sz w:val="20"/>
            <w:rPrChange w:id="710" w:author="TUNQUI Carla (ctunqui)" w:date="2014-08-19T15:31:00Z">
              <w:rPr>
                <w:i w:val="0"/>
                <w:sz w:val="22"/>
              </w:rPr>
            </w:rPrChange>
          </w:rPr>
          <w:delText>Rédaction et passage de tests d’intégration</w:delText>
        </w:r>
        <w:r w:rsidRPr="00305757">
          <w:rPr>
            <w:i w:val="0"/>
            <w:sz w:val="20"/>
            <w:rPrChange w:id="711" w:author="TUNQUI Carla (ctunqui)" w:date="2014-08-19T15:31:00Z">
              <w:rPr>
                <w:i w:val="0"/>
                <w:sz w:val="22"/>
              </w:rPr>
            </w:rPrChange>
          </w:rPr>
          <w:tab/>
          <w:delText>30</w:delText>
        </w:r>
      </w:del>
    </w:p>
    <w:p w:rsidR="00BC3852" w:rsidRPr="005D6E30" w:rsidDel="005D6E30" w:rsidRDefault="00305757">
      <w:pPr>
        <w:pStyle w:val="TM1"/>
        <w:rPr>
          <w:del w:id="712" w:author="TUNQUI Carla (ctunqui)" w:date="2014-08-19T15:30:00Z"/>
          <w:rFonts w:asciiTheme="minorHAnsi" w:eastAsiaTheme="minorEastAsia" w:hAnsiTheme="minorHAnsi" w:cstheme="minorBidi"/>
          <w:b w:val="0"/>
          <w:caps w:val="0"/>
          <w:sz w:val="18"/>
          <w:szCs w:val="22"/>
          <w:rPrChange w:id="713" w:author="TUNQUI Carla (ctunqui)" w:date="2014-08-19T15:31:00Z">
            <w:rPr>
              <w:del w:id="714" w:author="TUNQUI Carla (ctunqui)" w:date="2014-08-19T15:30:00Z"/>
              <w:rFonts w:asciiTheme="minorHAnsi" w:eastAsiaTheme="minorEastAsia" w:hAnsiTheme="minorHAnsi" w:cstheme="minorBidi"/>
              <w:b w:val="0"/>
              <w:caps w:val="0"/>
              <w:sz w:val="20"/>
              <w:szCs w:val="22"/>
            </w:rPr>
          </w:rPrChange>
        </w:rPr>
      </w:pPr>
      <w:del w:id="715" w:author="TUNQUI Carla (ctunqui)" w:date="2014-08-19T15:30:00Z">
        <w:r w:rsidRPr="00305757">
          <w:rPr>
            <w:b w:val="0"/>
            <w:caps w:val="0"/>
            <w:sz w:val="20"/>
            <w:rPrChange w:id="716" w:author="TUNQUI Carla (ctunqui)" w:date="2014-08-19T15:31:00Z">
              <w:rPr>
                <w:b w:val="0"/>
                <w:caps w:val="0"/>
                <w:sz w:val="22"/>
              </w:rPr>
            </w:rPrChange>
          </w:rPr>
          <w:delText>5.</w:delText>
        </w:r>
        <w:r w:rsidRPr="00305757">
          <w:rPr>
            <w:rFonts w:asciiTheme="minorHAnsi" w:eastAsiaTheme="minorEastAsia" w:hAnsiTheme="minorHAnsi" w:cstheme="minorBidi"/>
            <w:sz w:val="18"/>
            <w:szCs w:val="22"/>
            <w:rPrChange w:id="717" w:author="TUNQUI Carla (ctunqui)" w:date="2014-08-19T15:31:00Z">
              <w:rPr>
                <w:rFonts w:asciiTheme="minorHAnsi" w:eastAsiaTheme="minorEastAsia" w:hAnsiTheme="minorHAnsi" w:cstheme="minorBidi"/>
                <w:sz w:val="20"/>
                <w:szCs w:val="22"/>
              </w:rPr>
            </w:rPrChange>
          </w:rPr>
          <w:tab/>
        </w:r>
        <w:r w:rsidRPr="00305757">
          <w:rPr>
            <w:b w:val="0"/>
            <w:caps w:val="0"/>
            <w:sz w:val="20"/>
            <w:rPrChange w:id="718" w:author="TUNQUI Carla (ctunqui)" w:date="2014-08-19T15:31:00Z">
              <w:rPr>
                <w:b w:val="0"/>
                <w:caps w:val="0"/>
                <w:sz w:val="22"/>
              </w:rPr>
            </w:rPrChange>
          </w:rPr>
          <w:delText>Conclusion</w:delText>
        </w:r>
        <w:r w:rsidRPr="00305757">
          <w:rPr>
            <w:b w:val="0"/>
            <w:caps w:val="0"/>
            <w:sz w:val="20"/>
            <w:rPrChange w:id="719" w:author="TUNQUI Carla (ctunqui)" w:date="2014-08-19T15:31:00Z">
              <w:rPr>
                <w:b w:val="0"/>
                <w:caps w:val="0"/>
                <w:sz w:val="22"/>
              </w:rPr>
            </w:rPrChange>
          </w:rPr>
          <w:tab/>
          <w:delText>31</w:delText>
        </w:r>
      </w:del>
    </w:p>
    <w:p w:rsidR="00BC3852" w:rsidRPr="005D6E30" w:rsidDel="005D6E30" w:rsidRDefault="00305757">
      <w:pPr>
        <w:pStyle w:val="TM1"/>
        <w:rPr>
          <w:del w:id="720" w:author="TUNQUI Carla (ctunqui)" w:date="2014-08-19T15:30:00Z"/>
          <w:rFonts w:asciiTheme="minorHAnsi" w:eastAsiaTheme="minorEastAsia" w:hAnsiTheme="minorHAnsi" w:cstheme="minorBidi"/>
          <w:b w:val="0"/>
          <w:caps w:val="0"/>
          <w:sz w:val="18"/>
          <w:szCs w:val="22"/>
          <w:rPrChange w:id="721" w:author="TUNQUI Carla (ctunqui)" w:date="2014-08-19T15:31:00Z">
            <w:rPr>
              <w:del w:id="722" w:author="TUNQUI Carla (ctunqui)" w:date="2014-08-19T15:30:00Z"/>
              <w:rFonts w:asciiTheme="minorHAnsi" w:eastAsiaTheme="minorEastAsia" w:hAnsiTheme="minorHAnsi" w:cstheme="minorBidi"/>
              <w:b w:val="0"/>
              <w:caps w:val="0"/>
              <w:sz w:val="20"/>
              <w:szCs w:val="22"/>
            </w:rPr>
          </w:rPrChange>
        </w:rPr>
      </w:pPr>
      <w:del w:id="723" w:author="TUNQUI Carla (ctunqui)" w:date="2014-08-19T15:30:00Z">
        <w:r w:rsidRPr="00305757">
          <w:rPr>
            <w:b w:val="0"/>
            <w:caps w:val="0"/>
            <w:sz w:val="20"/>
            <w:rPrChange w:id="724" w:author="TUNQUI Carla (ctunqui)" w:date="2014-08-19T15:31:00Z">
              <w:rPr>
                <w:b w:val="0"/>
                <w:caps w:val="0"/>
                <w:sz w:val="22"/>
              </w:rPr>
            </w:rPrChange>
          </w:rPr>
          <w:delText>6.</w:delText>
        </w:r>
        <w:r w:rsidRPr="00305757">
          <w:rPr>
            <w:rFonts w:asciiTheme="minorHAnsi" w:eastAsiaTheme="minorEastAsia" w:hAnsiTheme="minorHAnsi" w:cstheme="minorBidi"/>
            <w:sz w:val="18"/>
            <w:szCs w:val="22"/>
            <w:rPrChange w:id="725" w:author="TUNQUI Carla (ctunqui)" w:date="2014-08-19T15:31:00Z">
              <w:rPr>
                <w:rFonts w:asciiTheme="minorHAnsi" w:eastAsiaTheme="minorEastAsia" w:hAnsiTheme="minorHAnsi" w:cstheme="minorBidi"/>
                <w:sz w:val="20"/>
                <w:szCs w:val="22"/>
              </w:rPr>
            </w:rPrChange>
          </w:rPr>
          <w:tab/>
        </w:r>
        <w:r w:rsidRPr="00305757">
          <w:rPr>
            <w:b w:val="0"/>
            <w:caps w:val="0"/>
            <w:sz w:val="20"/>
            <w:rPrChange w:id="726" w:author="TUNQUI Carla (ctunqui)" w:date="2014-08-19T15:31:00Z">
              <w:rPr>
                <w:b w:val="0"/>
                <w:caps w:val="0"/>
                <w:sz w:val="22"/>
              </w:rPr>
            </w:rPrChange>
          </w:rPr>
          <w:delText>Annexes</w:delText>
        </w:r>
        <w:r w:rsidRPr="00305757">
          <w:rPr>
            <w:b w:val="0"/>
            <w:caps w:val="0"/>
            <w:sz w:val="20"/>
            <w:rPrChange w:id="727" w:author="TUNQUI Carla (ctunqui)" w:date="2014-08-19T15:31:00Z">
              <w:rPr>
                <w:b w:val="0"/>
                <w:caps w:val="0"/>
                <w:sz w:val="22"/>
              </w:rPr>
            </w:rPrChange>
          </w:rPr>
          <w:tab/>
          <w:delText>32</w:delText>
        </w:r>
      </w:del>
    </w:p>
    <w:p w:rsidR="00BC3852" w:rsidRPr="005D6E30" w:rsidDel="005D6E30" w:rsidRDefault="00305757">
      <w:pPr>
        <w:pStyle w:val="TM2"/>
        <w:rPr>
          <w:del w:id="728" w:author="TUNQUI Carla (ctunqui)" w:date="2014-08-19T15:30:00Z"/>
          <w:rFonts w:asciiTheme="minorHAnsi" w:eastAsiaTheme="minorEastAsia" w:hAnsiTheme="minorHAnsi" w:cstheme="minorBidi"/>
          <w:smallCaps w:val="0"/>
          <w:sz w:val="18"/>
          <w:szCs w:val="22"/>
          <w:rPrChange w:id="729" w:author="TUNQUI Carla (ctunqui)" w:date="2014-08-19T15:31:00Z">
            <w:rPr>
              <w:del w:id="730" w:author="TUNQUI Carla (ctunqui)" w:date="2014-08-19T15:30:00Z"/>
              <w:rFonts w:asciiTheme="minorHAnsi" w:eastAsiaTheme="minorEastAsia" w:hAnsiTheme="minorHAnsi" w:cstheme="minorBidi"/>
              <w:smallCaps w:val="0"/>
              <w:sz w:val="20"/>
              <w:szCs w:val="22"/>
            </w:rPr>
          </w:rPrChange>
        </w:rPr>
      </w:pPr>
      <w:del w:id="731" w:author="TUNQUI Carla (ctunqui)" w:date="2014-08-19T15:30:00Z">
        <w:r w:rsidRPr="00305757">
          <w:rPr>
            <w:smallCaps w:val="0"/>
            <w:sz w:val="20"/>
            <w:rPrChange w:id="732" w:author="TUNQUI Carla (ctunqui)" w:date="2014-08-19T15:31:00Z">
              <w:rPr>
                <w:smallCaps w:val="0"/>
                <w:sz w:val="22"/>
              </w:rPr>
            </w:rPrChange>
          </w:rPr>
          <w:delText>6.1</w:delText>
        </w:r>
        <w:r w:rsidRPr="00305757">
          <w:rPr>
            <w:rFonts w:asciiTheme="minorHAnsi" w:eastAsiaTheme="minorEastAsia" w:hAnsiTheme="minorHAnsi" w:cstheme="minorBidi"/>
            <w:sz w:val="18"/>
            <w:szCs w:val="22"/>
            <w:rPrChange w:id="733" w:author="TUNQUI Carla (ctunqui)" w:date="2014-08-19T15:31:00Z">
              <w:rPr>
                <w:rFonts w:asciiTheme="minorHAnsi" w:eastAsiaTheme="minorEastAsia" w:hAnsiTheme="minorHAnsi" w:cstheme="minorBidi"/>
                <w:sz w:val="20"/>
                <w:szCs w:val="22"/>
              </w:rPr>
            </w:rPrChange>
          </w:rPr>
          <w:tab/>
        </w:r>
        <w:r w:rsidRPr="00305757">
          <w:rPr>
            <w:smallCaps w:val="0"/>
            <w:sz w:val="20"/>
            <w:rPrChange w:id="734" w:author="TUNQUI Carla (ctunqui)" w:date="2014-08-19T15:31:00Z">
              <w:rPr>
                <w:smallCaps w:val="0"/>
                <w:sz w:val="22"/>
              </w:rPr>
            </w:rPrChange>
          </w:rPr>
          <w:delText>Struts 2</w:delText>
        </w:r>
        <w:r w:rsidRPr="00305757">
          <w:rPr>
            <w:smallCaps w:val="0"/>
            <w:sz w:val="20"/>
            <w:rPrChange w:id="735" w:author="TUNQUI Carla (ctunqui)" w:date="2014-08-19T15:31:00Z">
              <w:rPr>
                <w:smallCaps w:val="0"/>
                <w:sz w:val="22"/>
              </w:rPr>
            </w:rPrChange>
          </w:rPr>
          <w:tab/>
          <w:delText>32</w:delText>
        </w:r>
      </w:del>
    </w:p>
    <w:p w:rsidR="00523510" w:rsidRDefault="00305757" w:rsidP="00715DBD">
      <w:pPr>
        <w:spacing w:line="360" w:lineRule="auto"/>
      </w:pPr>
      <w:r w:rsidRPr="00305757">
        <w:rPr>
          <w:b/>
          <w:caps/>
          <w:sz w:val="18"/>
          <w:rPrChange w:id="736" w:author="TUNQUI Carla (ctunqui)" w:date="2014-08-19T15:31:00Z">
            <w:rPr>
              <w:b/>
              <w:caps/>
              <w:sz w:val="20"/>
            </w:rPr>
          </w:rPrChange>
        </w:rPr>
        <w:fldChar w:fldCharType="end"/>
      </w:r>
    </w:p>
    <w:p w:rsidR="000A41BF" w:rsidRDefault="004D4403" w:rsidP="00715DBD">
      <w:pPr>
        <w:spacing w:line="360" w:lineRule="auto"/>
      </w:pPr>
      <w:r>
        <w:br w:type="page"/>
      </w:r>
    </w:p>
    <w:p w:rsidR="00D819F1" w:rsidRPr="00715DBD" w:rsidRDefault="00D819F1" w:rsidP="00D819F1">
      <w:pPr>
        <w:spacing w:line="360" w:lineRule="auto"/>
        <w:jc w:val="right"/>
        <w:outlineLvl w:val="0"/>
        <w:rPr>
          <w:b/>
          <w:i/>
          <w:sz w:val="44"/>
        </w:rPr>
      </w:pPr>
      <w:r>
        <w:rPr>
          <w:b/>
          <w:i/>
          <w:sz w:val="44"/>
        </w:rPr>
        <w:lastRenderedPageBreak/>
        <w:t>TABLE DES ILLUSTRATIONS</w:t>
      </w:r>
    </w:p>
    <w:p w:rsidR="00D819F1" w:rsidRDefault="00D819F1" w:rsidP="00715DBD">
      <w:pPr>
        <w:spacing w:line="360" w:lineRule="auto"/>
      </w:pPr>
    </w:p>
    <w:p w:rsidR="00000000" w:rsidRDefault="00305757">
      <w:pPr>
        <w:pStyle w:val="Tabledesillustrations"/>
        <w:tabs>
          <w:tab w:val="right" w:leader="dot" w:pos="9628"/>
        </w:tabs>
        <w:spacing w:line="360" w:lineRule="auto"/>
        <w:rPr>
          <w:ins w:id="737" w:author="TUNQUI Carla (ctunqui)" w:date="2014-08-19T15:31:00Z"/>
          <w:rFonts w:asciiTheme="minorHAnsi" w:eastAsiaTheme="minorEastAsia" w:hAnsiTheme="minorHAnsi" w:cstheme="minorBidi"/>
          <w:noProof/>
          <w:sz w:val="22"/>
          <w:szCs w:val="22"/>
        </w:rPr>
        <w:pPrChange w:id="738" w:author="TUNQUI Carla (ctunqui)" w:date="2014-08-19T15:31:00Z">
          <w:pPr>
            <w:pStyle w:val="Tabledesillustrations"/>
            <w:tabs>
              <w:tab w:val="right" w:leader="dot" w:pos="9628"/>
            </w:tabs>
          </w:pPr>
        </w:pPrChange>
      </w:pPr>
      <w:r w:rsidRPr="00305757">
        <w:rPr>
          <w:sz w:val="22"/>
          <w:szCs w:val="22"/>
          <w:rPrChange w:id="739" w:author="TUNQUI Carla (ctunqui)" w:date="2014-08-19T15:31:00Z">
            <w:rPr>
              <w:color w:val="0000FF"/>
              <w:sz w:val="18"/>
              <w:u w:val="single"/>
            </w:rPr>
          </w:rPrChange>
        </w:rPr>
        <w:fldChar w:fldCharType="begin"/>
      </w:r>
      <w:r w:rsidRPr="00305757">
        <w:rPr>
          <w:sz w:val="22"/>
          <w:szCs w:val="22"/>
          <w:rPrChange w:id="740" w:author="TUNQUI Carla (ctunqui)" w:date="2014-08-19T15:31:00Z">
            <w:rPr>
              <w:sz w:val="18"/>
            </w:rPr>
          </w:rPrChange>
        </w:rPr>
        <w:instrText xml:space="preserve"> TOC \h \z \c "Figure" </w:instrText>
      </w:r>
      <w:r w:rsidRPr="00305757">
        <w:rPr>
          <w:sz w:val="22"/>
          <w:szCs w:val="22"/>
          <w:rPrChange w:id="741" w:author="TUNQUI Carla (ctunqui)" w:date="2014-08-19T15:31:00Z">
            <w:rPr>
              <w:color w:val="0000FF"/>
              <w:sz w:val="18"/>
              <w:u w:val="single"/>
            </w:rPr>
          </w:rPrChange>
        </w:rPr>
        <w:fldChar w:fldCharType="separate"/>
      </w:r>
      <w:ins w:id="742" w:author="TUNQUI Carla (ctunqui)" w:date="2014-08-19T15:31:00Z">
        <w:r w:rsidRPr="00305757">
          <w:rPr>
            <w:rStyle w:val="Lienhypertexte"/>
            <w:noProof/>
            <w:sz w:val="22"/>
            <w:szCs w:val="22"/>
            <w:rPrChange w:id="743" w:author="TUNQUI Carla (ctunqui)" w:date="2014-08-19T15:31:00Z">
              <w:rPr>
                <w:rStyle w:val="Lienhypertexte"/>
                <w:noProof/>
              </w:rPr>
            </w:rPrChange>
          </w:rPr>
          <w:fldChar w:fldCharType="begin"/>
        </w:r>
        <w:r w:rsidRPr="00305757">
          <w:rPr>
            <w:rStyle w:val="Lienhypertexte"/>
            <w:noProof/>
            <w:sz w:val="22"/>
            <w:szCs w:val="22"/>
            <w:rPrChange w:id="744" w:author="TUNQUI Carla (ctunqui)" w:date="2014-08-19T15:31:00Z">
              <w:rPr>
                <w:rStyle w:val="Lienhypertexte"/>
                <w:noProof/>
              </w:rPr>
            </w:rPrChange>
          </w:rPr>
          <w:instrText xml:space="preserve"> </w:instrText>
        </w:r>
        <w:r w:rsidRPr="00305757">
          <w:rPr>
            <w:noProof/>
            <w:sz w:val="22"/>
            <w:szCs w:val="22"/>
            <w:rPrChange w:id="745" w:author="TUNQUI Carla (ctunqui)" w:date="2014-08-19T15:31:00Z">
              <w:rPr>
                <w:noProof/>
                <w:color w:val="0000FF"/>
                <w:u w:val="single"/>
              </w:rPr>
            </w:rPrChange>
          </w:rPr>
          <w:instrText>HYPERLINK \l "_Toc396225614"</w:instrText>
        </w:r>
        <w:r w:rsidRPr="00305757">
          <w:rPr>
            <w:rStyle w:val="Lienhypertexte"/>
            <w:noProof/>
            <w:sz w:val="22"/>
            <w:szCs w:val="22"/>
            <w:rPrChange w:id="746" w:author="TUNQUI Carla (ctunqui)" w:date="2014-08-19T15:31:00Z">
              <w:rPr>
                <w:rStyle w:val="Lienhypertexte"/>
                <w:noProof/>
              </w:rPr>
            </w:rPrChange>
          </w:rPr>
          <w:instrText xml:space="preserve"> </w:instrText>
        </w:r>
        <w:r w:rsidRPr="00305757">
          <w:rPr>
            <w:rStyle w:val="Lienhypertexte"/>
            <w:noProof/>
            <w:sz w:val="22"/>
            <w:szCs w:val="22"/>
            <w:rPrChange w:id="747" w:author="TUNQUI Carla (ctunqui)" w:date="2014-08-19T15:31:00Z">
              <w:rPr>
                <w:rStyle w:val="Lienhypertexte"/>
                <w:noProof/>
              </w:rPr>
            </w:rPrChange>
          </w:rPr>
          <w:fldChar w:fldCharType="separate"/>
        </w:r>
        <w:r w:rsidRPr="00305757">
          <w:rPr>
            <w:rStyle w:val="Lienhypertexte"/>
            <w:noProof/>
            <w:sz w:val="22"/>
            <w:szCs w:val="22"/>
            <w:rPrChange w:id="748" w:author="TUNQUI Carla (ctunqui)" w:date="2014-08-19T15:31:00Z">
              <w:rPr>
                <w:rStyle w:val="Lienhypertexte"/>
                <w:noProof/>
              </w:rPr>
            </w:rPrChange>
          </w:rPr>
          <w:t>Figure 1 : Historique de Capgemini</w:t>
        </w:r>
        <w:r w:rsidRPr="00305757">
          <w:rPr>
            <w:noProof/>
            <w:webHidden/>
            <w:sz w:val="22"/>
            <w:szCs w:val="22"/>
            <w:rPrChange w:id="749" w:author="TUNQUI Carla (ctunqui)" w:date="2014-08-19T15:31:00Z">
              <w:rPr>
                <w:noProof/>
                <w:webHidden/>
                <w:color w:val="0000FF"/>
                <w:u w:val="single"/>
              </w:rPr>
            </w:rPrChange>
          </w:rPr>
          <w:tab/>
        </w:r>
        <w:r w:rsidRPr="00305757">
          <w:rPr>
            <w:noProof/>
            <w:webHidden/>
            <w:sz w:val="22"/>
            <w:szCs w:val="22"/>
            <w:rPrChange w:id="750" w:author="TUNQUI Carla (ctunqui)" w:date="2014-08-19T15:31:00Z">
              <w:rPr>
                <w:noProof/>
                <w:webHidden/>
                <w:color w:val="0000FF"/>
                <w:u w:val="single"/>
              </w:rPr>
            </w:rPrChange>
          </w:rPr>
          <w:fldChar w:fldCharType="begin"/>
        </w:r>
        <w:r w:rsidRPr="00305757">
          <w:rPr>
            <w:noProof/>
            <w:webHidden/>
            <w:sz w:val="22"/>
            <w:szCs w:val="22"/>
            <w:rPrChange w:id="751" w:author="TUNQUI Carla (ctunqui)" w:date="2014-08-19T15:31:00Z">
              <w:rPr>
                <w:noProof/>
                <w:webHidden/>
                <w:color w:val="0000FF"/>
                <w:u w:val="single"/>
              </w:rPr>
            </w:rPrChange>
          </w:rPr>
          <w:instrText xml:space="preserve"> PAGEREF _Toc396225614 \h </w:instrText>
        </w:r>
      </w:ins>
      <w:r w:rsidRPr="00305757">
        <w:rPr>
          <w:noProof/>
          <w:webHidden/>
          <w:sz w:val="22"/>
          <w:szCs w:val="22"/>
          <w:rPrChange w:id="752" w:author="TUNQUI Carla (ctunqui)" w:date="2014-08-19T15:31:00Z">
            <w:rPr>
              <w:noProof/>
              <w:webHidden/>
              <w:sz w:val="22"/>
              <w:szCs w:val="22"/>
            </w:rPr>
          </w:rPrChange>
        </w:rPr>
      </w:r>
      <w:r w:rsidRPr="00305757">
        <w:rPr>
          <w:noProof/>
          <w:webHidden/>
          <w:sz w:val="22"/>
          <w:szCs w:val="22"/>
          <w:rPrChange w:id="753" w:author="TUNQUI Carla (ctunqui)" w:date="2014-08-19T15:31:00Z">
            <w:rPr>
              <w:noProof/>
              <w:webHidden/>
              <w:color w:val="0000FF"/>
              <w:u w:val="single"/>
            </w:rPr>
          </w:rPrChange>
        </w:rPr>
        <w:fldChar w:fldCharType="separate"/>
      </w:r>
      <w:ins w:id="754" w:author="TUNQUI Carla (ctunqui)" w:date="2014-08-19T15:52:00Z">
        <w:r w:rsidR="00235E5E">
          <w:rPr>
            <w:noProof/>
            <w:webHidden/>
            <w:sz w:val="22"/>
            <w:szCs w:val="22"/>
          </w:rPr>
          <w:t>7</w:t>
        </w:r>
      </w:ins>
      <w:ins w:id="755" w:author="TUNQUI Carla (ctunqui)" w:date="2014-08-19T15:31:00Z">
        <w:r w:rsidRPr="00305757">
          <w:rPr>
            <w:noProof/>
            <w:webHidden/>
            <w:sz w:val="22"/>
            <w:szCs w:val="22"/>
            <w:rPrChange w:id="756" w:author="TUNQUI Carla (ctunqui)" w:date="2014-08-19T15:31:00Z">
              <w:rPr>
                <w:noProof/>
                <w:webHidden/>
                <w:color w:val="0000FF"/>
                <w:u w:val="single"/>
              </w:rPr>
            </w:rPrChange>
          </w:rPr>
          <w:fldChar w:fldCharType="end"/>
        </w:r>
        <w:r w:rsidRPr="00305757">
          <w:rPr>
            <w:rStyle w:val="Lienhypertexte"/>
            <w:noProof/>
            <w:sz w:val="22"/>
            <w:szCs w:val="22"/>
            <w:rPrChange w:id="757"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758" w:author="TUNQUI Carla (ctunqui)" w:date="2014-08-19T15:31:00Z"/>
          <w:rFonts w:asciiTheme="minorHAnsi" w:eastAsiaTheme="minorEastAsia" w:hAnsiTheme="minorHAnsi" w:cstheme="minorBidi"/>
          <w:noProof/>
          <w:sz w:val="22"/>
          <w:szCs w:val="22"/>
        </w:rPr>
        <w:pPrChange w:id="759" w:author="TUNQUI Carla (ctunqui)" w:date="2014-08-19T15:31:00Z">
          <w:pPr>
            <w:pStyle w:val="Tabledesillustrations"/>
            <w:tabs>
              <w:tab w:val="right" w:leader="dot" w:pos="9628"/>
            </w:tabs>
          </w:pPr>
        </w:pPrChange>
      </w:pPr>
      <w:ins w:id="760" w:author="TUNQUI Carla (ctunqui)" w:date="2014-08-19T15:31:00Z">
        <w:r w:rsidRPr="00305757">
          <w:rPr>
            <w:rStyle w:val="Lienhypertexte"/>
            <w:noProof/>
            <w:sz w:val="22"/>
            <w:szCs w:val="22"/>
            <w:rPrChange w:id="761" w:author="TUNQUI Carla (ctunqui)" w:date="2014-08-19T15:31:00Z">
              <w:rPr>
                <w:rStyle w:val="Lienhypertexte"/>
                <w:noProof/>
              </w:rPr>
            </w:rPrChange>
          </w:rPr>
          <w:fldChar w:fldCharType="begin"/>
        </w:r>
        <w:r w:rsidRPr="00305757">
          <w:rPr>
            <w:rStyle w:val="Lienhypertexte"/>
            <w:noProof/>
            <w:sz w:val="22"/>
            <w:szCs w:val="22"/>
            <w:rPrChange w:id="762" w:author="TUNQUI Carla (ctunqui)" w:date="2014-08-19T15:31:00Z">
              <w:rPr>
                <w:rStyle w:val="Lienhypertexte"/>
                <w:noProof/>
              </w:rPr>
            </w:rPrChange>
          </w:rPr>
          <w:instrText xml:space="preserve"> </w:instrText>
        </w:r>
        <w:r w:rsidRPr="00305757">
          <w:rPr>
            <w:noProof/>
            <w:sz w:val="22"/>
            <w:szCs w:val="22"/>
            <w:rPrChange w:id="763" w:author="TUNQUI Carla (ctunqui)" w:date="2014-08-19T15:31:00Z">
              <w:rPr>
                <w:noProof/>
                <w:color w:val="0000FF"/>
                <w:u w:val="single"/>
              </w:rPr>
            </w:rPrChange>
          </w:rPr>
          <w:instrText>HYPERLINK \l "_Toc396225615"</w:instrText>
        </w:r>
        <w:r w:rsidRPr="00305757">
          <w:rPr>
            <w:rStyle w:val="Lienhypertexte"/>
            <w:noProof/>
            <w:sz w:val="22"/>
            <w:szCs w:val="22"/>
            <w:rPrChange w:id="764" w:author="TUNQUI Carla (ctunqui)" w:date="2014-08-19T15:31:00Z">
              <w:rPr>
                <w:rStyle w:val="Lienhypertexte"/>
                <w:noProof/>
              </w:rPr>
            </w:rPrChange>
          </w:rPr>
          <w:instrText xml:space="preserve"> </w:instrText>
        </w:r>
        <w:r w:rsidRPr="00305757">
          <w:rPr>
            <w:rStyle w:val="Lienhypertexte"/>
            <w:noProof/>
            <w:sz w:val="22"/>
            <w:szCs w:val="22"/>
            <w:rPrChange w:id="765" w:author="TUNQUI Carla (ctunqui)" w:date="2014-08-19T15:31:00Z">
              <w:rPr>
                <w:rStyle w:val="Lienhypertexte"/>
                <w:noProof/>
              </w:rPr>
            </w:rPrChange>
          </w:rPr>
          <w:fldChar w:fldCharType="separate"/>
        </w:r>
        <w:r w:rsidRPr="00305757">
          <w:rPr>
            <w:rStyle w:val="Lienhypertexte"/>
            <w:noProof/>
            <w:sz w:val="22"/>
            <w:szCs w:val="22"/>
            <w:rPrChange w:id="766" w:author="TUNQUI Carla (ctunqui)" w:date="2014-08-19T15:31:00Z">
              <w:rPr>
                <w:rStyle w:val="Lienhypertexte"/>
                <w:noProof/>
              </w:rPr>
            </w:rPrChange>
          </w:rPr>
          <w:t>Figure 3 : Application OGC</w:t>
        </w:r>
        <w:r w:rsidRPr="00305757">
          <w:rPr>
            <w:noProof/>
            <w:webHidden/>
            <w:sz w:val="22"/>
            <w:szCs w:val="22"/>
            <w:rPrChange w:id="767" w:author="TUNQUI Carla (ctunqui)" w:date="2014-08-19T15:31:00Z">
              <w:rPr>
                <w:noProof/>
                <w:webHidden/>
                <w:color w:val="0000FF"/>
                <w:u w:val="single"/>
              </w:rPr>
            </w:rPrChange>
          </w:rPr>
          <w:tab/>
        </w:r>
        <w:r w:rsidRPr="00305757">
          <w:rPr>
            <w:noProof/>
            <w:webHidden/>
            <w:sz w:val="22"/>
            <w:szCs w:val="22"/>
            <w:rPrChange w:id="768" w:author="TUNQUI Carla (ctunqui)" w:date="2014-08-19T15:31:00Z">
              <w:rPr>
                <w:noProof/>
                <w:webHidden/>
                <w:color w:val="0000FF"/>
                <w:u w:val="single"/>
              </w:rPr>
            </w:rPrChange>
          </w:rPr>
          <w:fldChar w:fldCharType="begin"/>
        </w:r>
        <w:r w:rsidRPr="00305757">
          <w:rPr>
            <w:noProof/>
            <w:webHidden/>
            <w:sz w:val="22"/>
            <w:szCs w:val="22"/>
            <w:rPrChange w:id="769" w:author="TUNQUI Carla (ctunqui)" w:date="2014-08-19T15:31:00Z">
              <w:rPr>
                <w:noProof/>
                <w:webHidden/>
                <w:color w:val="0000FF"/>
                <w:u w:val="single"/>
              </w:rPr>
            </w:rPrChange>
          </w:rPr>
          <w:instrText xml:space="preserve"> PAGEREF _Toc396225615 \h </w:instrText>
        </w:r>
      </w:ins>
      <w:r w:rsidRPr="00305757">
        <w:rPr>
          <w:noProof/>
          <w:webHidden/>
          <w:sz w:val="22"/>
          <w:szCs w:val="22"/>
          <w:rPrChange w:id="770" w:author="TUNQUI Carla (ctunqui)" w:date="2014-08-19T15:31:00Z">
            <w:rPr>
              <w:noProof/>
              <w:webHidden/>
              <w:sz w:val="22"/>
              <w:szCs w:val="22"/>
            </w:rPr>
          </w:rPrChange>
        </w:rPr>
      </w:r>
      <w:r w:rsidRPr="00305757">
        <w:rPr>
          <w:noProof/>
          <w:webHidden/>
          <w:sz w:val="22"/>
          <w:szCs w:val="22"/>
          <w:rPrChange w:id="771" w:author="TUNQUI Carla (ctunqui)" w:date="2014-08-19T15:31:00Z">
            <w:rPr>
              <w:noProof/>
              <w:webHidden/>
              <w:color w:val="0000FF"/>
              <w:u w:val="single"/>
            </w:rPr>
          </w:rPrChange>
        </w:rPr>
        <w:fldChar w:fldCharType="separate"/>
      </w:r>
      <w:ins w:id="772" w:author="TUNQUI Carla (ctunqui)" w:date="2014-08-19T15:52:00Z">
        <w:r w:rsidR="00235E5E">
          <w:rPr>
            <w:noProof/>
            <w:webHidden/>
            <w:sz w:val="22"/>
            <w:szCs w:val="22"/>
          </w:rPr>
          <w:t>11</w:t>
        </w:r>
      </w:ins>
      <w:ins w:id="773" w:author="TUNQUI Carla (ctunqui)" w:date="2014-08-19T15:31:00Z">
        <w:r w:rsidRPr="00305757">
          <w:rPr>
            <w:noProof/>
            <w:webHidden/>
            <w:sz w:val="22"/>
            <w:szCs w:val="22"/>
            <w:rPrChange w:id="774" w:author="TUNQUI Carla (ctunqui)" w:date="2014-08-19T15:31:00Z">
              <w:rPr>
                <w:noProof/>
                <w:webHidden/>
                <w:color w:val="0000FF"/>
                <w:u w:val="single"/>
              </w:rPr>
            </w:rPrChange>
          </w:rPr>
          <w:fldChar w:fldCharType="end"/>
        </w:r>
        <w:r w:rsidRPr="00305757">
          <w:rPr>
            <w:rStyle w:val="Lienhypertexte"/>
            <w:noProof/>
            <w:sz w:val="22"/>
            <w:szCs w:val="22"/>
            <w:rPrChange w:id="775"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776" w:author="TUNQUI Carla (ctunqui)" w:date="2014-08-19T15:31:00Z"/>
          <w:rFonts w:asciiTheme="minorHAnsi" w:eastAsiaTheme="minorEastAsia" w:hAnsiTheme="minorHAnsi" w:cstheme="minorBidi"/>
          <w:noProof/>
          <w:sz w:val="22"/>
          <w:szCs w:val="22"/>
        </w:rPr>
        <w:pPrChange w:id="777" w:author="TUNQUI Carla (ctunqui)" w:date="2014-08-19T15:31:00Z">
          <w:pPr>
            <w:pStyle w:val="Tabledesillustrations"/>
            <w:tabs>
              <w:tab w:val="right" w:leader="dot" w:pos="9628"/>
            </w:tabs>
          </w:pPr>
        </w:pPrChange>
      </w:pPr>
      <w:ins w:id="778" w:author="TUNQUI Carla (ctunqui)" w:date="2014-08-19T15:31:00Z">
        <w:r w:rsidRPr="00305757">
          <w:rPr>
            <w:rStyle w:val="Lienhypertexte"/>
            <w:noProof/>
            <w:sz w:val="22"/>
            <w:szCs w:val="22"/>
            <w:rPrChange w:id="779" w:author="TUNQUI Carla (ctunqui)" w:date="2014-08-19T15:31:00Z">
              <w:rPr>
                <w:rStyle w:val="Lienhypertexte"/>
                <w:noProof/>
              </w:rPr>
            </w:rPrChange>
          </w:rPr>
          <w:fldChar w:fldCharType="begin"/>
        </w:r>
        <w:r w:rsidRPr="00305757">
          <w:rPr>
            <w:rStyle w:val="Lienhypertexte"/>
            <w:noProof/>
            <w:sz w:val="22"/>
            <w:szCs w:val="22"/>
            <w:rPrChange w:id="780" w:author="TUNQUI Carla (ctunqui)" w:date="2014-08-19T15:31:00Z">
              <w:rPr>
                <w:rStyle w:val="Lienhypertexte"/>
                <w:noProof/>
              </w:rPr>
            </w:rPrChange>
          </w:rPr>
          <w:instrText xml:space="preserve"> </w:instrText>
        </w:r>
        <w:r w:rsidRPr="00305757">
          <w:rPr>
            <w:noProof/>
            <w:sz w:val="22"/>
            <w:szCs w:val="22"/>
            <w:rPrChange w:id="781" w:author="TUNQUI Carla (ctunqui)" w:date="2014-08-19T15:31:00Z">
              <w:rPr>
                <w:noProof/>
                <w:color w:val="0000FF"/>
                <w:u w:val="single"/>
              </w:rPr>
            </w:rPrChange>
          </w:rPr>
          <w:instrText>HYPERLINK \l "_Toc396225616"</w:instrText>
        </w:r>
        <w:r w:rsidRPr="00305757">
          <w:rPr>
            <w:rStyle w:val="Lienhypertexte"/>
            <w:noProof/>
            <w:sz w:val="22"/>
            <w:szCs w:val="22"/>
            <w:rPrChange w:id="782" w:author="TUNQUI Carla (ctunqui)" w:date="2014-08-19T15:31:00Z">
              <w:rPr>
                <w:rStyle w:val="Lienhypertexte"/>
                <w:noProof/>
              </w:rPr>
            </w:rPrChange>
          </w:rPr>
          <w:instrText xml:space="preserve"> </w:instrText>
        </w:r>
        <w:r w:rsidRPr="00305757">
          <w:rPr>
            <w:rStyle w:val="Lienhypertexte"/>
            <w:noProof/>
            <w:sz w:val="22"/>
            <w:szCs w:val="22"/>
            <w:rPrChange w:id="783" w:author="TUNQUI Carla (ctunqui)" w:date="2014-08-19T15:31:00Z">
              <w:rPr>
                <w:rStyle w:val="Lienhypertexte"/>
                <w:noProof/>
              </w:rPr>
            </w:rPrChange>
          </w:rPr>
          <w:fldChar w:fldCharType="separate"/>
        </w:r>
        <w:r w:rsidRPr="00305757">
          <w:rPr>
            <w:rStyle w:val="Lienhypertexte"/>
            <w:noProof/>
            <w:sz w:val="22"/>
            <w:szCs w:val="22"/>
            <w:rPrChange w:id="784" w:author="TUNQUI Carla (ctunqui)" w:date="2014-08-19T15:31:00Z">
              <w:rPr>
                <w:rStyle w:val="Lienhypertexte"/>
                <w:noProof/>
              </w:rPr>
            </w:rPrChange>
          </w:rPr>
          <w:t>Figure 4 : Application MyMT</w:t>
        </w:r>
        <w:r w:rsidRPr="00305757">
          <w:rPr>
            <w:noProof/>
            <w:webHidden/>
            <w:sz w:val="22"/>
            <w:szCs w:val="22"/>
            <w:rPrChange w:id="785" w:author="TUNQUI Carla (ctunqui)" w:date="2014-08-19T15:31:00Z">
              <w:rPr>
                <w:noProof/>
                <w:webHidden/>
                <w:color w:val="0000FF"/>
                <w:u w:val="single"/>
              </w:rPr>
            </w:rPrChange>
          </w:rPr>
          <w:tab/>
        </w:r>
        <w:r w:rsidRPr="00305757">
          <w:rPr>
            <w:noProof/>
            <w:webHidden/>
            <w:sz w:val="22"/>
            <w:szCs w:val="22"/>
            <w:rPrChange w:id="786" w:author="TUNQUI Carla (ctunqui)" w:date="2014-08-19T15:31:00Z">
              <w:rPr>
                <w:noProof/>
                <w:webHidden/>
                <w:color w:val="0000FF"/>
                <w:u w:val="single"/>
              </w:rPr>
            </w:rPrChange>
          </w:rPr>
          <w:fldChar w:fldCharType="begin"/>
        </w:r>
        <w:r w:rsidRPr="00305757">
          <w:rPr>
            <w:noProof/>
            <w:webHidden/>
            <w:sz w:val="22"/>
            <w:szCs w:val="22"/>
            <w:rPrChange w:id="787" w:author="TUNQUI Carla (ctunqui)" w:date="2014-08-19T15:31:00Z">
              <w:rPr>
                <w:noProof/>
                <w:webHidden/>
                <w:color w:val="0000FF"/>
                <w:u w:val="single"/>
              </w:rPr>
            </w:rPrChange>
          </w:rPr>
          <w:instrText xml:space="preserve"> PAGEREF _Toc396225616 \h </w:instrText>
        </w:r>
      </w:ins>
      <w:r w:rsidRPr="00305757">
        <w:rPr>
          <w:noProof/>
          <w:webHidden/>
          <w:sz w:val="22"/>
          <w:szCs w:val="22"/>
          <w:rPrChange w:id="788" w:author="TUNQUI Carla (ctunqui)" w:date="2014-08-19T15:31:00Z">
            <w:rPr>
              <w:noProof/>
              <w:webHidden/>
              <w:sz w:val="22"/>
              <w:szCs w:val="22"/>
            </w:rPr>
          </w:rPrChange>
        </w:rPr>
      </w:r>
      <w:r w:rsidRPr="00305757">
        <w:rPr>
          <w:noProof/>
          <w:webHidden/>
          <w:sz w:val="22"/>
          <w:szCs w:val="22"/>
          <w:rPrChange w:id="789" w:author="TUNQUI Carla (ctunqui)" w:date="2014-08-19T15:31:00Z">
            <w:rPr>
              <w:noProof/>
              <w:webHidden/>
              <w:color w:val="0000FF"/>
              <w:u w:val="single"/>
            </w:rPr>
          </w:rPrChange>
        </w:rPr>
        <w:fldChar w:fldCharType="separate"/>
      </w:r>
      <w:ins w:id="790" w:author="TUNQUI Carla (ctunqui)" w:date="2014-08-19T15:52:00Z">
        <w:r w:rsidR="00235E5E">
          <w:rPr>
            <w:noProof/>
            <w:webHidden/>
            <w:sz w:val="22"/>
            <w:szCs w:val="22"/>
          </w:rPr>
          <w:t>12</w:t>
        </w:r>
      </w:ins>
      <w:ins w:id="791" w:author="TUNQUI Carla (ctunqui)" w:date="2014-08-19T15:31:00Z">
        <w:r w:rsidRPr="00305757">
          <w:rPr>
            <w:noProof/>
            <w:webHidden/>
            <w:sz w:val="22"/>
            <w:szCs w:val="22"/>
            <w:rPrChange w:id="792" w:author="TUNQUI Carla (ctunqui)" w:date="2014-08-19T15:31:00Z">
              <w:rPr>
                <w:noProof/>
                <w:webHidden/>
                <w:color w:val="0000FF"/>
                <w:u w:val="single"/>
              </w:rPr>
            </w:rPrChange>
          </w:rPr>
          <w:fldChar w:fldCharType="end"/>
        </w:r>
        <w:r w:rsidRPr="00305757">
          <w:rPr>
            <w:rStyle w:val="Lienhypertexte"/>
            <w:noProof/>
            <w:sz w:val="22"/>
            <w:szCs w:val="22"/>
            <w:rPrChange w:id="793"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794" w:author="TUNQUI Carla (ctunqui)" w:date="2014-08-19T15:31:00Z"/>
          <w:rFonts w:asciiTheme="minorHAnsi" w:eastAsiaTheme="minorEastAsia" w:hAnsiTheme="minorHAnsi" w:cstheme="minorBidi"/>
          <w:noProof/>
          <w:sz w:val="22"/>
          <w:szCs w:val="22"/>
        </w:rPr>
        <w:pPrChange w:id="795" w:author="TUNQUI Carla (ctunqui)" w:date="2014-08-19T15:31:00Z">
          <w:pPr>
            <w:pStyle w:val="Tabledesillustrations"/>
            <w:tabs>
              <w:tab w:val="right" w:leader="dot" w:pos="9628"/>
            </w:tabs>
          </w:pPr>
        </w:pPrChange>
      </w:pPr>
      <w:ins w:id="796" w:author="TUNQUI Carla (ctunqui)" w:date="2014-08-19T15:31:00Z">
        <w:r w:rsidRPr="00305757">
          <w:rPr>
            <w:rStyle w:val="Lienhypertexte"/>
            <w:noProof/>
            <w:sz w:val="22"/>
            <w:szCs w:val="22"/>
            <w:rPrChange w:id="797" w:author="TUNQUI Carla (ctunqui)" w:date="2014-08-19T15:31:00Z">
              <w:rPr>
                <w:rStyle w:val="Lienhypertexte"/>
                <w:noProof/>
              </w:rPr>
            </w:rPrChange>
          </w:rPr>
          <w:fldChar w:fldCharType="begin"/>
        </w:r>
        <w:r w:rsidRPr="00305757">
          <w:rPr>
            <w:rStyle w:val="Lienhypertexte"/>
            <w:noProof/>
            <w:sz w:val="22"/>
            <w:szCs w:val="22"/>
            <w:rPrChange w:id="798" w:author="TUNQUI Carla (ctunqui)" w:date="2014-08-19T15:31:00Z">
              <w:rPr>
                <w:rStyle w:val="Lienhypertexte"/>
                <w:noProof/>
              </w:rPr>
            </w:rPrChange>
          </w:rPr>
          <w:instrText xml:space="preserve"> </w:instrText>
        </w:r>
        <w:r w:rsidRPr="00305757">
          <w:rPr>
            <w:noProof/>
            <w:sz w:val="22"/>
            <w:szCs w:val="22"/>
            <w:rPrChange w:id="799" w:author="TUNQUI Carla (ctunqui)" w:date="2014-08-19T15:31:00Z">
              <w:rPr>
                <w:noProof/>
                <w:color w:val="0000FF"/>
                <w:u w:val="single"/>
              </w:rPr>
            </w:rPrChange>
          </w:rPr>
          <w:instrText>HYPERLINK \l "_Toc396225617"</w:instrText>
        </w:r>
        <w:r w:rsidRPr="00305757">
          <w:rPr>
            <w:rStyle w:val="Lienhypertexte"/>
            <w:noProof/>
            <w:sz w:val="22"/>
            <w:szCs w:val="22"/>
            <w:rPrChange w:id="800" w:author="TUNQUI Carla (ctunqui)" w:date="2014-08-19T15:31:00Z">
              <w:rPr>
                <w:rStyle w:val="Lienhypertexte"/>
                <w:noProof/>
              </w:rPr>
            </w:rPrChange>
          </w:rPr>
          <w:instrText xml:space="preserve"> </w:instrText>
        </w:r>
        <w:r w:rsidRPr="00305757">
          <w:rPr>
            <w:rStyle w:val="Lienhypertexte"/>
            <w:noProof/>
            <w:sz w:val="22"/>
            <w:szCs w:val="22"/>
            <w:rPrChange w:id="801" w:author="TUNQUI Carla (ctunqui)" w:date="2014-08-19T15:31:00Z">
              <w:rPr>
                <w:rStyle w:val="Lienhypertexte"/>
                <w:noProof/>
              </w:rPr>
            </w:rPrChange>
          </w:rPr>
          <w:fldChar w:fldCharType="separate"/>
        </w:r>
        <w:r w:rsidRPr="00305757">
          <w:rPr>
            <w:rStyle w:val="Lienhypertexte"/>
            <w:noProof/>
            <w:sz w:val="22"/>
            <w:szCs w:val="22"/>
            <w:rPrChange w:id="802" w:author="TUNQUI Carla (ctunqui)" w:date="2014-08-19T15:31:00Z">
              <w:rPr>
                <w:rStyle w:val="Lienhypertexte"/>
                <w:noProof/>
              </w:rPr>
            </w:rPrChange>
          </w:rPr>
          <w:t>Figure 5 : Relation entre MyMT et OGC</w:t>
        </w:r>
        <w:r w:rsidRPr="00305757">
          <w:rPr>
            <w:noProof/>
            <w:webHidden/>
            <w:sz w:val="22"/>
            <w:szCs w:val="22"/>
            <w:rPrChange w:id="803" w:author="TUNQUI Carla (ctunqui)" w:date="2014-08-19T15:31:00Z">
              <w:rPr>
                <w:noProof/>
                <w:webHidden/>
                <w:color w:val="0000FF"/>
                <w:u w:val="single"/>
              </w:rPr>
            </w:rPrChange>
          </w:rPr>
          <w:tab/>
        </w:r>
        <w:r w:rsidRPr="00305757">
          <w:rPr>
            <w:noProof/>
            <w:webHidden/>
            <w:sz w:val="22"/>
            <w:szCs w:val="22"/>
            <w:rPrChange w:id="804" w:author="TUNQUI Carla (ctunqui)" w:date="2014-08-19T15:31:00Z">
              <w:rPr>
                <w:noProof/>
                <w:webHidden/>
                <w:color w:val="0000FF"/>
                <w:u w:val="single"/>
              </w:rPr>
            </w:rPrChange>
          </w:rPr>
          <w:fldChar w:fldCharType="begin"/>
        </w:r>
        <w:r w:rsidRPr="00305757">
          <w:rPr>
            <w:noProof/>
            <w:webHidden/>
            <w:sz w:val="22"/>
            <w:szCs w:val="22"/>
            <w:rPrChange w:id="805" w:author="TUNQUI Carla (ctunqui)" w:date="2014-08-19T15:31:00Z">
              <w:rPr>
                <w:noProof/>
                <w:webHidden/>
                <w:color w:val="0000FF"/>
                <w:u w:val="single"/>
              </w:rPr>
            </w:rPrChange>
          </w:rPr>
          <w:instrText xml:space="preserve"> PAGEREF _Toc396225617 \h </w:instrText>
        </w:r>
      </w:ins>
      <w:r w:rsidRPr="00305757">
        <w:rPr>
          <w:noProof/>
          <w:webHidden/>
          <w:sz w:val="22"/>
          <w:szCs w:val="22"/>
          <w:rPrChange w:id="806" w:author="TUNQUI Carla (ctunqui)" w:date="2014-08-19T15:31:00Z">
            <w:rPr>
              <w:noProof/>
              <w:webHidden/>
              <w:sz w:val="22"/>
              <w:szCs w:val="22"/>
            </w:rPr>
          </w:rPrChange>
        </w:rPr>
      </w:r>
      <w:r w:rsidRPr="00305757">
        <w:rPr>
          <w:noProof/>
          <w:webHidden/>
          <w:sz w:val="22"/>
          <w:szCs w:val="22"/>
          <w:rPrChange w:id="807" w:author="TUNQUI Carla (ctunqui)" w:date="2014-08-19T15:31:00Z">
            <w:rPr>
              <w:noProof/>
              <w:webHidden/>
              <w:color w:val="0000FF"/>
              <w:u w:val="single"/>
            </w:rPr>
          </w:rPrChange>
        </w:rPr>
        <w:fldChar w:fldCharType="separate"/>
      </w:r>
      <w:ins w:id="808" w:author="TUNQUI Carla (ctunqui)" w:date="2014-08-19T15:52:00Z">
        <w:r w:rsidR="00235E5E">
          <w:rPr>
            <w:noProof/>
            <w:webHidden/>
            <w:sz w:val="22"/>
            <w:szCs w:val="22"/>
          </w:rPr>
          <w:t>14</w:t>
        </w:r>
      </w:ins>
      <w:ins w:id="809" w:author="TUNQUI Carla (ctunqui)" w:date="2014-08-19T15:31:00Z">
        <w:r w:rsidRPr="00305757">
          <w:rPr>
            <w:noProof/>
            <w:webHidden/>
            <w:sz w:val="22"/>
            <w:szCs w:val="22"/>
            <w:rPrChange w:id="810" w:author="TUNQUI Carla (ctunqui)" w:date="2014-08-19T15:31:00Z">
              <w:rPr>
                <w:noProof/>
                <w:webHidden/>
                <w:color w:val="0000FF"/>
                <w:u w:val="single"/>
              </w:rPr>
            </w:rPrChange>
          </w:rPr>
          <w:fldChar w:fldCharType="end"/>
        </w:r>
        <w:r w:rsidRPr="00305757">
          <w:rPr>
            <w:rStyle w:val="Lienhypertexte"/>
            <w:noProof/>
            <w:sz w:val="22"/>
            <w:szCs w:val="22"/>
            <w:rPrChange w:id="811"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812" w:author="TUNQUI Carla (ctunqui)" w:date="2014-08-19T15:31:00Z"/>
          <w:rFonts w:asciiTheme="minorHAnsi" w:eastAsiaTheme="minorEastAsia" w:hAnsiTheme="minorHAnsi" w:cstheme="minorBidi"/>
          <w:noProof/>
          <w:sz w:val="22"/>
          <w:szCs w:val="22"/>
        </w:rPr>
        <w:pPrChange w:id="813" w:author="TUNQUI Carla (ctunqui)" w:date="2014-08-19T15:31:00Z">
          <w:pPr>
            <w:pStyle w:val="Tabledesillustrations"/>
            <w:tabs>
              <w:tab w:val="right" w:leader="dot" w:pos="9628"/>
            </w:tabs>
          </w:pPr>
        </w:pPrChange>
      </w:pPr>
      <w:ins w:id="814" w:author="TUNQUI Carla (ctunqui)" w:date="2014-08-19T15:31:00Z">
        <w:r w:rsidRPr="00305757">
          <w:rPr>
            <w:rStyle w:val="Lienhypertexte"/>
            <w:noProof/>
            <w:sz w:val="22"/>
            <w:szCs w:val="22"/>
            <w:rPrChange w:id="815" w:author="TUNQUI Carla (ctunqui)" w:date="2014-08-19T15:31:00Z">
              <w:rPr>
                <w:rStyle w:val="Lienhypertexte"/>
                <w:noProof/>
              </w:rPr>
            </w:rPrChange>
          </w:rPr>
          <w:fldChar w:fldCharType="begin"/>
        </w:r>
        <w:r w:rsidRPr="00305757">
          <w:rPr>
            <w:rStyle w:val="Lienhypertexte"/>
            <w:noProof/>
            <w:sz w:val="22"/>
            <w:szCs w:val="22"/>
            <w:rPrChange w:id="816" w:author="TUNQUI Carla (ctunqui)" w:date="2014-08-19T15:31:00Z">
              <w:rPr>
                <w:rStyle w:val="Lienhypertexte"/>
                <w:noProof/>
              </w:rPr>
            </w:rPrChange>
          </w:rPr>
          <w:instrText xml:space="preserve"> </w:instrText>
        </w:r>
        <w:r w:rsidRPr="00305757">
          <w:rPr>
            <w:noProof/>
            <w:sz w:val="22"/>
            <w:szCs w:val="22"/>
            <w:rPrChange w:id="817" w:author="TUNQUI Carla (ctunqui)" w:date="2014-08-19T15:31:00Z">
              <w:rPr>
                <w:noProof/>
                <w:color w:val="0000FF"/>
                <w:u w:val="single"/>
              </w:rPr>
            </w:rPrChange>
          </w:rPr>
          <w:instrText>HYPERLINK \l "_Toc396225618"</w:instrText>
        </w:r>
        <w:r w:rsidRPr="00305757">
          <w:rPr>
            <w:rStyle w:val="Lienhypertexte"/>
            <w:noProof/>
            <w:sz w:val="22"/>
            <w:szCs w:val="22"/>
            <w:rPrChange w:id="818" w:author="TUNQUI Carla (ctunqui)" w:date="2014-08-19T15:31:00Z">
              <w:rPr>
                <w:rStyle w:val="Lienhypertexte"/>
                <w:noProof/>
              </w:rPr>
            </w:rPrChange>
          </w:rPr>
          <w:instrText xml:space="preserve"> </w:instrText>
        </w:r>
        <w:r w:rsidRPr="00305757">
          <w:rPr>
            <w:rStyle w:val="Lienhypertexte"/>
            <w:noProof/>
            <w:sz w:val="22"/>
            <w:szCs w:val="22"/>
            <w:rPrChange w:id="819" w:author="TUNQUI Carla (ctunqui)" w:date="2014-08-19T15:31:00Z">
              <w:rPr>
                <w:rStyle w:val="Lienhypertexte"/>
                <w:noProof/>
              </w:rPr>
            </w:rPrChange>
          </w:rPr>
          <w:fldChar w:fldCharType="separate"/>
        </w:r>
        <w:r w:rsidRPr="00305757">
          <w:rPr>
            <w:rStyle w:val="Lienhypertexte"/>
            <w:noProof/>
            <w:sz w:val="22"/>
            <w:szCs w:val="22"/>
            <w:rPrChange w:id="820" w:author="TUNQUI Carla (ctunqui)" w:date="2014-08-19T15:31:00Z">
              <w:rPr>
                <w:rStyle w:val="Lienhypertexte"/>
                <w:noProof/>
              </w:rPr>
            </w:rPrChange>
          </w:rPr>
          <w:t>Figure 5 : Cycle de développement en V</w:t>
        </w:r>
        <w:r w:rsidRPr="00305757">
          <w:rPr>
            <w:noProof/>
            <w:webHidden/>
            <w:sz w:val="22"/>
            <w:szCs w:val="22"/>
            <w:rPrChange w:id="821" w:author="TUNQUI Carla (ctunqui)" w:date="2014-08-19T15:31:00Z">
              <w:rPr>
                <w:noProof/>
                <w:webHidden/>
                <w:color w:val="0000FF"/>
                <w:u w:val="single"/>
              </w:rPr>
            </w:rPrChange>
          </w:rPr>
          <w:tab/>
        </w:r>
        <w:r w:rsidRPr="00305757">
          <w:rPr>
            <w:noProof/>
            <w:webHidden/>
            <w:sz w:val="22"/>
            <w:szCs w:val="22"/>
            <w:rPrChange w:id="822" w:author="TUNQUI Carla (ctunqui)" w:date="2014-08-19T15:31:00Z">
              <w:rPr>
                <w:noProof/>
                <w:webHidden/>
                <w:color w:val="0000FF"/>
                <w:u w:val="single"/>
              </w:rPr>
            </w:rPrChange>
          </w:rPr>
          <w:fldChar w:fldCharType="begin"/>
        </w:r>
        <w:r w:rsidRPr="00305757">
          <w:rPr>
            <w:noProof/>
            <w:webHidden/>
            <w:sz w:val="22"/>
            <w:szCs w:val="22"/>
            <w:rPrChange w:id="823" w:author="TUNQUI Carla (ctunqui)" w:date="2014-08-19T15:31:00Z">
              <w:rPr>
                <w:noProof/>
                <w:webHidden/>
                <w:color w:val="0000FF"/>
                <w:u w:val="single"/>
              </w:rPr>
            </w:rPrChange>
          </w:rPr>
          <w:instrText xml:space="preserve"> PAGEREF _Toc396225618 \h </w:instrText>
        </w:r>
      </w:ins>
      <w:r w:rsidRPr="00305757">
        <w:rPr>
          <w:noProof/>
          <w:webHidden/>
          <w:sz w:val="22"/>
          <w:szCs w:val="22"/>
          <w:rPrChange w:id="824" w:author="TUNQUI Carla (ctunqui)" w:date="2014-08-19T15:31:00Z">
            <w:rPr>
              <w:noProof/>
              <w:webHidden/>
              <w:sz w:val="22"/>
              <w:szCs w:val="22"/>
            </w:rPr>
          </w:rPrChange>
        </w:rPr>
      </w:r>
      <w:r w:rsidRPr="00305757">
        <w:rPr>
          <w:noProof/>
          <w:webHidden/>
          <w:sz w:val="22"/>
          <w:szCs w:val="22"/>
          <w:rPrChange w:id="825" w:author="TUNQUI Carla (ctunqui)" w:date="2014-08-19T15:31:00Z">
            <w:rPr>
              <w:noProof/>
              <w:webHidden/>
              <w:color w:val="0000FF"/>
              <w:u w:val="single"/>
            </w:rPr>
          </w:rPrChange>
        </w:rPr>
        <w:fldChar w:fldCharType="separate"/>
      </w:r>
      <w:ins w:id="826" w:author="TUNQUI Carla (ctunqui)" w:date="2014-08-19T15:52:00Z">
        <w:r w:rsidR="00235E5E">
          <w:rPr>
            <w:noProof/>
            <w:webHidden/>
            <w:sz w:val="22"/>
            <w:szCs w:val="22"/>
          </w:rPr>
          <w:t>17</w:t>
        </w:r>
      </w:ins>
      <w:ins w:id="827" w:author="TUNQUI Carla (ctunqui)" w:date="2014-08-19T15:31:00Z">
        <w:r w:rsidRPr="00305757">
          <w:rPr>
            <w:noProof/>
            <w:webHidden/>
            <w:sz w:val="22"/>
            <w:szCs w:val="22"/>
            <w:rPrChange w:id="828" w:author="TUNQUI Carla (ctunqui)" w:date="2014-08-19T15:31:00Z">
              <w:rPr>
                <w:noProof/>
                <w:webHidden/>
                <w:color w:val="0000FF"/>
                <w:u w:val="single"/>
              </w:rPr>
            </w:rPrChange>
          </w:rPr>
          <w:fldChar w:fldCharType="end"/>
        </w:r>
        <w:r w:rsidRPr="00305757">
          <w:rPr>
            <w:rStyle w:val="Lienhypertexte"/>
            <w:noProof/>
            <w:sz w:val="22"/>
            <w:szCs w:val="22"/>
            <w:rPrChange w:id="829"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830" w:author="TUNQUI Carla (ctunqui)" w:date="2014-08-19T15:31:00Z"/>
          <w:rFonts w:asciiTheme="minorHAnsi" w:eastAsiaTheme="minorEastAsia" w:hAnsiTheme="minorHAnsi" w:cstheme="minorBidi"/>
          <w:noProof/>
          <w:sz w:val="22"/>
          <w:szCs w:val="22"/>
        </w:rPr>
        <w:pPrChange w:id="831" w:author="TUNQUI Carla (ctunqui)" w:date="2014-08-19T15:31:00Z">
          <w:pPr>
            <w:pStyle w:val="Tabledesillustrations"/>
            <w:tabs>
              <w:tab w:val="right" w:leader="dot" w:pos="9628"/>
            </w:tabs>
          </w:pPr>
        </w:pPrChange>
      </w:pPr>
      <w:ins w:id="832" w:author="TUNQUI Carla (ctunqui)" w:date="2014-08-19T15:31:00Z">
        <w:r w:rsidRPr="00305757">
          <w:rPr>
            <w:rStyle w:val="Lienhypertexte"/>
            <w:noProof/>
            <w:sz w:val="22"/>
            <w:szCs w:val="22"/>
            <w:rPrChange w:id="833" w:author="TUNQUI Carla (ctunqui)" w:date="2014-08-19T15:31:00Z">
              <w:rPr>
                <w:rStyle w:val="Lienhypertexte"/>
                <w:noProof/>
              </w:rPr>
            </w:rPrChange>
          </w:rPr>
          <w:fldChar w:fldCharType="begin"/>
        </w:r>
        <w:r w:rsidRPr="00305757">
          <w:rPr>
            <w:rStyle w:val="Lienhypertexte"/>
            <w:noProof/>
            <w:sz w:val="22"/>
            <w:szCs w:val="22"/>
            <w:rPrChange w:id="834" w:author="TUNQUI Carla (ctunqui)" w:date="2014-08-19T15:31:00Z">
              <w:rPr>
                <w:rStyle w:val="Lienhypertexte"/>
                <w:noProof/>
              </w:rPr>
            </w:rPrChange>
          </w:rPr>
          <w:instrText xml:space="preserve"> </w:instrText>
        </w:r>
        <w:r w:rsidRPr="00305757">
          <w:rPr>
            <w:noProof/>
            <w:sz w:val="22"/>
            <w:szCs w:val="22"/>
            <w:rPrChange w:id="835" w:author="TUNQUI Carla (ctunqui)" w:date="2014-08-19T15:31:00Z">
              <w:rPr>
                <w:noProof/>
                <w:color w:val="0000FF"/>
                <w:u w:val="single"/>
              </w:rPr>
            </w:rPrChange>
          </w:rPr>
          <w:instrText>HYPERLINK \l "_Toc396225619"</w:instrText>
        </w:r>
        <w:r w:rsidRPr="00305757">
          <w:rPr>
            <w:rStyle w:val="Lienhypertexte"/>
            <w:noProof/>
            <w:sz w:val="22"/>
            <w:szCs w:val="22"/>
            <w:rPrChange w:id="836" w:author="TUNQUI Carla (ctunqui)" w:date="2014-08-19T15:31:00Z">
              <w:rPr>
                <w:rStyle w:val="Lienhypertexte"/>
                <w:noProof/>
              </w:rPr>
            </w:rPrChange>
          </w:rPr>
          <w:instrText xml:space="preserve"> </w:instrText>
        </w:r>
        <w:r w:rsidRPr="00305757">
          <w:rPr>
            <w:rStyle w:val="Lienhypertexte"/>
            <w:noProof/>
            <w:sz w:val="22"/>
            <w:szCs w:val="22"/>
            <w:rPrChange w:id="837" w:author="TUNQUI Carla (ctunqui)" w:date="2014-08-19T15:31:00Z">
              <w:rPr>
                <w:rStyle w:val="Lienhypertexte"/>
                <w:noProof/>
              </w:rPr>
            </w:rPrChange>
          </w:rPr>
          <w:fldChar w:fldCharType="separate"/>
        </w:r>
        <w:r w:rsidRPr="00305757">
          <w:rPr>
            <w:rStyle w:val="Lienhypertexte"/>
            <w:noProof/>
            <w:sz w:val="22"/>
            <w:szCs w:val="22"/>
            <w:rPrChange w:id="838" w:author="TUNQUI Carla (ctunqui)" w:date="2014-08-19T15:31:00Z">
              <w:rPr>
                <w:rStyle w:val="Lienhypertexte"/>
                <w:noProof/>
              </w:rPr>
            </w:rPrChange>
          </w:rPr>
          <w:t>Figure 6 : Planning global du stage</w:t>
        </w:r>
        <w:r w:rsidRPr="00305757">
          <w:rPr>
            <w:noProof/>
            <w:webHidden/>
            <w:sz w:val="22"/>
            <w:szCs w:val="22"/>
            <w:rPrChange w:id="839" w:author="TUNQUI Carla (ctunqui)" w:date="2014-08-19T15:31:00Z">
              <w:rPr>
                <w:noProof/>
                <w:webHidden/>
                <w:color w:val="0000FF"/>
                <w:u w:val="single"/>
              </w:rPr>
            </w:rPrChange>
          </w:rPr>
          <w:tab/>
        </w:r>
        <w:r w:rsidRPr="00305757">
          <w:rPr>
            <w:noProof/>
            <w:webHidden/>
            <w:sz w:val="22"/>
            <w:szCs w:val="22"/>
            <w:rPrChange w:id="840" w:author="TUNQUI Carla (ctunqui)" w:date="2014-08-19T15:31:00Z">
              <w:rPr>
                <w:noProof/>
                <w:webHidden/>
                <w:color w:val="0000FF"/>
                <w:u w:val="single"/>
              </w:rPr>
            </w:rPrChange>
          </w:rPr>
          <w:fldChar w:fldCharType="begin"/>
        </w:r>
        <w:r w:rsidRPr="00305757">
          <w:rPr>
            <w:noProof/>
            <w:webHidden/>
            <w:sz w:val="22"/>
            <w:szCs w:val="22"/>
            <w:rPrChange w:id="841" w:author="TUNQUI Carla (ctunqui)" w:date="2014-08-19T15:31:00Z">
              <w:rPr>
                <w:noProof/>
                <w:webHidden/>
                <w:color w:val="0000FF"/>
                <w:u w:val="single"/>
              </w:rPr>
            </w:rPrChange>
          </w:rPr>
          <w:instrText xml:space="preserve"> PAGEREF _Toc396225619 \h </w:instrText>
        </w:r>
      </w:ins>
      <w:r w:rsidRPr="00305757">
        <w:rPr>
          <w:noProof/>
          <w:webHidden/>
          <w:sz w:val="22"/>
          <w:szCs w:val="22"/>
          <w:rPrChange w:id="842" w:author="TUNQUI Carla (ctunqui)" w:date="2014-08-19T15:31:00Z">
            <w:rPr>
              <w:noProof/>
              <w:webHidden/>
              <w:sz w:val="22"/>
              <w:szCs w:val="22"/>
            </w:rPr>
          </w:rPrChange>
        </w:rPr>
      </w:r>
      <w:r w:rsidRPr="00305757">
        <w:rPr>
          <w:noProof/>
          <w:webHidden/>
          <w:sz w:val="22"/>
          <w:szCs w:val="22"/>
          <w:rPrChange w:id="843" w:author="TUNQUI Carla (ctunqui)" w:date="2014-08-19T15:31:00Z">
            <w:rPr>
              <w:noProof/>
              <w:webHidden/>
              <w:color w:val="0000FF"/>
              <w:u w:val="single"/>
            </w:rPr>
          </w:rPrChange>
        </w:rPr>
        <w:fldChar w:fldCharType="separate"/>
      </w:r>
      <w:ins w:id="844" w:author="TUNQUI Carla (ctunqui)" w:date="2014-08-19T15:52:00Z">
        <w:r w:rsidR="00235E5E">
          <w:rPr>
            <w:noProof/>
            <w:webHidden/>
            <w:sz w:val="22"/>
            <w:szCs w:val="22"/>
          </w:rPr>
          <w:t>17</w:t>
        </w:r>
      </w:ins>
      <w:ins w:id="845" w:author="TUNQUI Carla (ctunqui)" w:date="2014-08-19T15:31:00Z">
        <w:r w:rsidRPr="00305757">
          <w:rPr>
            <w:noProof/>
            <w:webHidden/>
            <w:sz w:val="22"/>
            <w:szCs w:val="22"/>
            <w:rPrChange w:id="846" w:author="TUNQUI Carla (ctunqui)" w:date="2014-08-19T15:31:00Z">
              <w:rPr>
                <w:noProof/>
                <w:webHidden/>
                <w:color w:val="0000FF"/>
                <w:u w:val="single"/>
              </w:rPr>
            </w:rPrChange>
          </w:rPr>
          <w:fldChar w:fldCharType="end"/>
        </w:r>
        <w:r w:rsidRPr="00305757">
          <w:rPr>
            <w:rStyle w:val="Lienhypertexte"/>
            <w:noProof/>
            <w:sz w:val="22"/>
            <w:szCs w:val="22"/>
            <w:rPrChange w:id="847"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848" w:author="TUNQUI Carla (ctunqui)" w:date="2014-08-19T15:31:00Z"/>
          <w:rFonts w:asciiTheme="minorHAnsi" w:eastAsiaTheme="minorEastAsia" w:hAnsiTheme="minorHAnsi" w:cstheme="minorBidi"/>
          <w:noProof/>
          <w:sz w:val="22"/>
          <w:szCs w:val="22"/>
        </w:rPr>
        <w:pPrChange w:id="849" w:author="TUNQUI Carla (ctunqui)" w:date="2014-08-19T15:31:00Z">
          <w:pPr>
            <w:pStyle w:val="Tabledesillustrations"/>
            <w:tabs>
              <w:tab w:val="right" w:leader="dot" w:pos="9628"/>
            </w:tabs>
          </w:pPr>
        </w:pPrChange>
      </w:pPr>
      <w:ins w:id="850" w:author="TUNQUI Carla (ctunqui)" w:date="2014-08-19T15:31:00Z">
        <w:r w:rsidRPr="00305757">
          <w:rPr>
            <w:rStyle w:val="Lienhypertexte"/>
            <w:noProof/>
            <w:sz w:val="22"/>
            <w:szCs w:val="22"/>
            <w:rPrChange w:id="851" w:author="TUNQUI Carla (ctunqui)" w:date="2014-08-19T15:31:00Z">
              <w:rPr>
                <w:rStyle w:val="Lienhypertexte"/>
                <w:noProof/>
              </w:rPr>
            </w:rPrChange>
          </w:rPr>
          <w:fldChar w:fldCharType="begin"/>
        </w:r>
        <w:r w:rsidRPr="00305757">
          <w:rPr>
            <w:rStyle w:val="Lienhypertexte"/>
            <w:noProof/>
            <w:sz w:val="22"/>
            <w:szCs w:val="22"/>
            <w:rPrChange w:id="852" w:author="TUNQUI Carla (ctunqui)" w:date="2014-08-19T15:31:00Z">
              <w:rPr>
                <w:rStyle w:val="Lienhypertexte"/>
                <w:noProof/>
              </w:rPr>
            </w:rPrChange>
          </w:rPr>
          <w:instrText xml:space="preserve"> </w:instrText>
        </w:r>
        <w:r w:rsidRPr="00305757">
          <w:rPr>
            <w:noProof/>
            <w:sz w:val="22"/>
            <w:szCs w:val="22"/>
            <w:rPrChange w:id="853" w:author="TUNQUI Carla (ctunqui)" w:date="2014-08-19T15:31:00Z">
              <w:rPr>
                <w:noProof/>
                <w:color w:val="0000FF"/>
                <w:u w:val="single"/>
              </w:rPr>
            </w:rPrChange>
          </w:rPr>
          <w:instrText>HYPERLINK \l "_Toc396225620"</w:instrText>
        </w:r>
        <w:r w:rsidRPr="00305757">
          <w:rPr>
            <w:rStyle w:val="Lienhypertexte"/>
            <w:noProof/>
            <w:sz w:val="22"/>
            <w:szCs w:val="22"/>
            <w:rPrChange w:id="854" w:author="TUNQUI Carla (ctunqui)" w:date="2014-08-19T15:31:00Z">
              <w:rPr>
                <w:rStyle w:val="Lienhypertexte"/>
                <w:noProof/>
              </w:rPr>
            </w:rPrChange>
          </w:rPr>
          <w:instrText xml:space="preserve"> </w:instrText>
        </w:r>
        <w:r w:rsidRPr="00305757">
          <w:rPr>
            <w:rStyle w:val="Lienhypertexte"/>
            <w:noProof/>
            <w:sz w:val="22"/>
            <w:szCs w:val="22"/>
            <w:rPrChange w:id="855" w:author="TUNQUI Carla (ctunqui)" w:date="2014-08-19T15:31:00Z">
              <w:rPr>
                <w:rStyle w:val="Lienhypertexte"/>
                <w:noProof/>
              </w:rPr>
            </w:rPrChange>
          </w:rPr>
          <w:fldChar w:fldCharType="separate"/>
        </w:r>
        <w:r w:rsidRPr="00305757">
          <w:rPr>
            <w:rStyle w:val="Lienhypertexte"/>
            <w:noProof/>
            <w:sz w:val="22"/>
            <w:szCs w:val="22"/>
            <w:rPrChange w:id="856" w:author="TUNQUI Carla (ctunqui)" w:date="2014-08-19T15:31:00Z">
              <w:rPr>
                <w:rStyle w:val="Lienhypertexte"/>
                <w:noProof/>
              </w:rPr>
            </w:rPrChange>
          </w:rPr>
          <w:t>Figure 6 : Architecture technique de MyMT</w:t>
        </w:r>
        <w:r w:rsidRPr="00305757">
          <w:rPr>
            <w:noProof/>
            <w:webHidden/>
            <w:sz w:val="22"/>
            <w:szCs w:val="22"/>
            <w:rPrChange w:id="857" w:author="TUNQUI Carla (ctunqui)" w:date="2014-08-19T15:31:00Z">
              <w:rPr>
                <w:noProof/>
                <w:webHidden/>
                <w:color w:val="0000FF"/>
                <w:u w:val="single"/>
              </w:rPr>
            </w:rPrChange>
          </w:rPr>
          <w:tab/>
        </w:r>
        <w:r w:rsidRPr="00305757">
          <w:rPr>
            <w:noProof/>
            <w:webHidden/>
            <w:sz w:val="22"/>
            <w:szCs w:val="22"/>
            <w:rPrChange w:id="858" w:author="TUNQUI Carla (ctunqui)" w:date="2014-08-19T15:31:00Z">
              <w:rPr>
                <w:noProof/>
                <w:webHidden/>
                <w:color w:val="0000FF"/>
                <w:u w:val="single"/>
              </w:rPr>
            </w:rPrChange>
          </w:rPr>
          <w:fldChar w:fldCharType="begin"/>
        </w:r>
        <w:r w:rsidRPr="00305757">
          <w:rPr>
            <w:noProof/>
            <w:webHidden/>
            <w:sz w:val="22"/>
            <w:szCs w:val="22"/>
            <w:rPrChange w:id="859" w:author="TUNQUI Carla (ctunqui)" w:date="2014-08-19T15:31:00Z">
              <w:rPr>
                <w:noProof/>
                <w:webHidden/>
                <w:color w:val="0000FF"/>
                <w:u w:val="single"/>
              </w:rPr>
            </w:rPrChange>
          </w:rPr>
          <w:instrText xml:space="preserve"> PAGEREF _Toc396225620 \h </w:instrText>
        </w:r>
      </w:ins>
      <w:r w:rsidRPr="00305757">
        <w:rPr>
          <w:noProof/>
          <w:webHidden/>
          <w:sz w:val="22"/>
          <w:szCs w:val="22"/>
          <w:rPrChange w:id="860" w:author="TUNQUI Carla (ctunqui)" w:date="2014-08-19T15:31:00Z">
            <w:rPr>
              <w:noProof/>
              <w:webHidden/>
              <w:sz w:val="22"/>
              <w:szCs w:val="22"/>
            </w:rPr>
          </w:rPrChange>
        </w:rPr>
      </w:r>
      <w:r w:rsidRPr="00305757">
        <w:rPr>
          <w:noProof/>
          <w:webHidden/>
          <w:sz w:val="22"/>
          <w:szCs w:val="22"/>
          <w:rPrChange w:id="861" w:author="TUNQUI Carla (ctunqui)" w:date="2014-08-19T15:31:00Z">
            <w:rPr>
              <w:noProof/>
              <w:webHidden/>
              <w:color w:val="0000FF"/>
              <w:u w:val="single"/>
            </w:rPr>
          </w:rPrChange>
        </w:rPr>
        <w:fldChar w:fldCharType="separate"/>
      </w:r>
      <w:ins w:id="862" w:author="TUNQUI Carla (ctunqui)" w:date="2014-08-19T15:52:00Z">
        <w:r w:rsidR="00235E5E">
          <w:rPr>
            <w:noProof/>
            <w:webHidden/>
            <w:sz w:val="22"/>
            <w:szCs w:val="22"/>
          </w:rPr>
          <w:t>18</w:t>
        </w:r>
      </w:ins>
      <w:ins w:id="863" w:author="TUNQUI Carla (ctunqui)" w:date="2014-08-19T15:31:00Z">
        <w:r w:rsidRPr="00305757">
          <w:rPr>
            <w:noProof/>
            <w:webHidden/>
            <w:sz w:val="22"/>
            <w:szCs w:val="22"/>
            <w:rPrChange w:id="864" w:author="TUNQUI Carla (ctunqui)" w:date="2014-08-19T15:31:00Z">
              <w:rPr>
                <w:noProof/>
                <w:webHidden/>
                <w:color w:val="0000FF"/>
                <w:u w:val="single"/>
              </w:rPr>
            </w:rPrChange>
          </w:rPr>
          <w:fldChar w:fldCharType="end"/>
        </w:r>
        <w:r w:rsidRPr="00305757">
          <w:rPr>
            <w:rStyle w:val="Lienhypertexte"/>
            <w:noProof/>
            <w:sz w:val="22"/>
            <w:szCs w:val="22"/>
            <w:rPrChange w:id="865"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866" w:author="TUNQUI Carla (ctunqui)" w:date="2014-08-19T15:31:00Z"/>
          <w:rFonts w:asciiTheme="minorHAnsi" w:eastAsiaTheme="minorEastAsia" w:hAnsiTheme="minorHAnsi" w:cstheme="minorBidi"/>
          <w:noProof/>
          <w:sz w:val="22"/>
          <w:szCs w:val="22"/>
        </w:rPr>
        <w:pPrChange w:id="867" w:author="TUNQUI Carla (ctunqui)" w:date="2014-08-19T15:31:00Z">
          <w:pPr>
            <w:pStyle w:val="Tabledesillustrations"/>
            <w:tabs>
              <w:tab w:val="right" w:leader="dot" w:pos="9628"/>
            </w:tabs>
          </w:pPr>
        </w:pPrChange>
      </w:pPr>
      <w:ins w:id="868" w:author="TUNQUI Carla (ctunqui)" w:date="2014-08-19T15:31:00Z">
        <w:r w:rsidRPr="00305757">
          <w:rPr>
            <w:rStyle w:val="Lienhypertexte"/>
            <w:noProof/>
            <w:sz w:val="22"/>
            <w:szCs w:val="22"/>
            <w:rPrChange w:id="869" w:author="TUNQUI Carla (ctunqui)" w:date="2014-08-19T15:31:00Z">
              <w:rPr>
                <w:rStyle w:val="Lienhypertexte"/>
                <w:noProof/>
              </w:rPr>
            </w:rPrChange>
          </w:rPr>
          <w:fldChar w:fldCharType="begin"/>
        </w:r>
        <w:r w:rsidRPr="00305757">
          <w:rPr>
            <w:rStyle w:val="Lienhypertexte"/>
            <w:noProof/>
            <w:sz w:val="22"/>
            <w:szCs w:val="22"/>
            <w:rPrChange w:id="870" w:author="TUNQUI Carla (ctunqui)" w:date="2014-08-19T15:31:00Z">
              <w:rPr>
                <w:rStyle w:val="Lienhypertexte"/>
                <w:noProof/>
              </w:rPr>
            </w:rPrChange>
          </w:rPr>
          <w:instrText xml:space="preserve"> </w:instrText>
        </w:r>
        <w:r w:rsidRPr="00305757">
          <w:rPr>
            <w:noProof/>
            <w:sz w:val="22"/>
            <w:szCs w:val="22"/>
            <w:rPrChange w:id="871" w:author="TUNQUI Carla (ctunqui)" w:date="2014-08-19T15:31:00Z">
              <w:rPr>
                <w:noProof/>
                <w:color w:val="0000FF"/>
                <w:u w:val="single"/>
              </w:rPr>
            </w:rPrChange>
          </w:rPr>
          <w:instrText>HYPERLINK \l "_Toc396225621"</w:instrText>
        </w:r>
        <w:r w:rsidRPr="00305757">
          <w:rPr>
            <w:rStyle w:val="Lienhypertexte"/>
            <w:noProof/>
            <w:sz w:val="22"/>
            <w:szCs w:val="22"/>
            <w:rPrChange w:id="872" w:author="TUNQUI Carla (ctunqui)" w:date="2014-08-19T15:31:00Z">
              <w:rPr>
                <w:rStyle w:val="Lienhypertexte"/>
                <w:noProof/>
              </w:rPr>
            </w:rPrChange>
          </w:rPr>
          <w:instrText xml:space="preserve"> </w:instrText>
        </w:r>
        <w:r w:rsidRPr="00305757">
          <w:rPr>
            <w:rStyle w:val="Lienhypertexte"/>
            <w:noProof/>
            <w:sz w:val="22"/>
            <w:szCs w:val="22"/>
            <w:rPrChange w:id="873" w:author="TUNQUI Carla (ctunqui)" w:date="2014-08-19T15:31:00Z">
              <w:rPr>
                <w:rStyle w:val="Lienhypertexte"/>
                <w:noProof/>
              </w:rPr>
            </w:rPrChange>
          </w:rPr>
          <w:fldChar w:fldCharType="separate"/>
        </w:r>
        <w:r w:rsidRPr="00305757">
          <w:rPr>
            <w:rStyle w:val="Lienhypertexte"/>
            <w:noProof/>
            <w:sz w:val="22"/>
            <w:szCs w:val="22"/>
            <w:rPrChange w:id="874" w:author="TUNQUI Carla (ctunqui)" w:date="2014-08-19T15:31:00Z">
              <w:rPr>
                <w:rStyle w:val="Lienhypertexte"/>
                <w:noProof/>
              </w:rPr>
            </w:rPrChange>
          </w:rPr>
          <w:t>Figure 7 : Étape 2 de la migration d'offre</w:t>
        </w:r>
        <w:r w:rsidRPr="00305757">
          <w:rPr>
            <w:noProof/>
            <w:webHidden/>
            <w:sz w:val="22"/>
            <w:szCs w:val="22"/>
            <w:rPrChange w:id="875" w:author="TUNQUI Carla (ctunqui)" w:date="2014-08-19T15:31:00Z">
              <w:rPr>
                <w:noProof/>
                <w:webHidden/>
                <w:color w:val="0000FF"/>
                <w:u w:val="single"/>
              </w:rPr>
            </w:rPrChange>
          </w:rPr>
          <w:tab/>
        </w:r>
        <w:r w:rsidRPr="00305757">
          <w:rPr>
            <w:noProof/>
            <w:webHidden/>
            <w:sz w:val="22"/>
            <w:szCs w:val="22"/>
            <w:rPrChange w:id="876" w:author="TUNQUI Carla (ctunqui)" w:date="2014-08-19T15:31:00Z">
              <w:rPr>
                <w:noProof/>
                <w:webHidden/>
                <w:color w:val="0000FF"/>
                <w:u w:val="single"/>
              </w:rPr>
            </w:rPrChange>
          </w:rPr>
          <w:fldChar w:fldCharType="begin"/>
        </w:r>
        <w:r w:rsidRPr="00305757">
          <w:rPr>
            <w:noProof/>
            <w:webHidden/>
            <w:sz w:val="22"/>
            <w:szCs w:val="22"/>
            <w:rPrChange w:id="877" w:author="TUNQUI Carla (ctunqui)" w:date="2014-08-19T15:31:00Z">
              <w:rPr>
                <w:noProof/>
                <w:webHidden/>
                <w:color w:val="0000FF"/>
                <w:u w:val="single"/>
              </w:rPr>
            </w:rPrChange>
          </w:rPr>
          <w:instrText xml:space="preserve"> PAGEREF _Toc396225621 \h </w:instrText>
        </w:r>
      </w:ins>
      <w:r w:rsidRPr="00305757">
        <w:rPr>
          <w:noProof/>
          <w:webHidden/>
          <w:sz w:val="22"/>
          <w:szCs w:val="22"/>
          <w:rPrChange w:id="878" w:author="TUNQUI Carla (ctunqui)" w:date="2014-08-19T15:31:00Z">
            <w:rPr>
              <w:noProof/>
              <w:webHidden/>
              <w:sz w:val="22"/>
              <w:szCs w:val="22"/>
            </w:rPr>
          </w:rPrChange>
        </w:rPr>
      </w:r>
      <w:r w:rsidRPr="00305757">
        <w:rPr>
          <w:noProof/>
          <w:webHidden/>
          <w:sz w:val="22"/>
          <w:szCs w:val="22"/>
          <w:rPrChange w:id="879" w:author="TUNQUI Carla (ctunqui)" w:date="2014-08-19T15:31:00Z">
            <w:rPr>
              <w:noProof/>
              <w:webHidden/>
              <w:color w:val="0000FF"/>
              <w:u w:val="single"/>
            </w:rPr>
          </w:rPrChange>
        </w:rPr>
        <w:fldChar w:fldCharType="separate"/>
      </w:r>
      <w:ins w:id="880" w:author="TUNQUI Carla (ctunqui)" w:date="2014-08-19T15:52:00Z">
        <w:r w:rsidR="00235E5E">
          <w:rPr>
            <w:noProof/>
            <w:webHidden/>
            <w:sz w:val="22"/>
            <w:szCs w:val="22"/>
          </w:rPr>
          <w:t>23</w:t>
        </w:r>
      </w:ins>
      <w:ins w:id="881" w:author="TUNQUI Carla (ctunqui)" w:date="2014-08-19T15:31:00Z">
        <w:r w:rsidRPr="00305757">
          <w:rPr>
            <w:noProof/>
            <w:webHidden/>
            <w:sz w:val="22"/>
            <w:szCs w:val="22"/>
            <w:rPrChange w:id="882" w:author="TUNQUI Carla (ctunqui)" w:date="2014-08-19T15:31:00Z">
              <w:rPr>
                <w:noProof/>
                <w:webHidden/>
                <w:color w:val="0000FF"/>
                <w:u w:val="single"/>
              </w:rPr>
            </w:rPrChange>
          </w:rPr>
          <w:fldChar w:fldCharType="end"/>
        </w:r>
        <w:r w:rsidRPr="00305757">
          <w:rPr>
            <w:rStyle w:val="Lienhypertexte"/>
            <w:noProof/>
            <w:sz w:val="22"/>
            <w:szCs w:val="22"/>
            <w:rPrChange w:id="883"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884" w:author="TUNQUI Carla (ctunqui)" w:date="2014-08-19T15:31:00Z"/>
          <w:rFonts w:asciiTheme="minorHAnsi" w:eastAsiaTheme="minorEastAsia" w:hAnsiTheme="minorHAnsi" w:cstheme="minorBidi"/>
          <w:noProof/>
          <w:sz w:val="22"/>
          <w:szCs w:val="22"/>
        </w:rPr>
        <w:pPrChange w:id="885" w:author="TUNQUI Carla (ctunqui)" w:date="2014-08-19T15:31:00Z">
          <w:pPr>
            <w:pStyle w:val="Tabledesillustrations"/>
            <w:tabs>
              <w:tab w:val="right" w:leader="dot" w:pos="9628"/>
            </w:tabs>
          </w:pPr>
        </w:pPrChange>
      </w:pPr>
      <w:ins w:id="886" w:author="TUNQUI Carla (ctunqui)" w:date="2014-08-19T15:31:00Z">
        <w:r w:rsidRPr="00305757">
          <w:rPr>
            <w:rStyle w:val="Lienhypertexte"/>
            <w:noProof/>
            <w:sz w:val="22"/>
            <w:szCs w:val="22"/>
            <w:rPrChange w:id="887" w:author="TUNQUI Carla (ctunqui)" w:date="2014-08-19T15:31:00Z">
              <w:rPr>
                <w:rStyle w:val="Lienhypertexte"/>
                <w:noProof/>
              </w:rPr>
            </w:rPrChange>
          </w:rPr>
          <w:fldChar w:fldCharType="begin"/>
        </w:r>
        <w:r w:rsidRPr="00305757">
          <w:rPr>
            <w:rStyle w:val="Lienhypertexte"/>
            <w:noProof/>
            <w:sz w:val="22"/>
            <w:szCs w:val="22"/>
            <w:rPrChange w:id="888" w:author="TUNQUI Carla (ctunqui)" w:date="2014-08-19T15:31:00Z">
              <w:rPr>
                <w:rStyle w:val="Lienhypertexte"/>
                <w:noProof/>
              </w:rPr>
            </w:rPrChange>
          </w:rPr>
          <w:instrText xml:space="preserve"> </w:instrText>
        </w:r>
        <w:r w:rsidRPr="00305757">
          <w:rPr>
            <w:noProof/>
            <w:sz w:val="22"/>
            <w:szCs w:val="22"/>
            <w:rPrChange w:id="889" w:author="TUNQUI Carla (ctunqui)" w:date="2014-08-19T15:31:00Z">
              <w:rPr>
                <w:noProof/>
                <w:color w:val="0000FF"/>
                <w:u w:val="single"/>
              </w:rPr>
            </w:rPrChange>
          </w:rPr>
          <w:instrText>HYPERLINK \l "_Toc396225622"</w:instrText>
        </w:r>
        <w:r w:rsidRPr="00305757">
          <w:rPr>
            <w:rStyle w:val="Lienhypertexte"/>
            <w:noProof/>
            <w:sz w:val="22"/>
            <w:szCs w:val="22"/>
            <w:rPrChange w:id="890" w:author="TUNQUI Carla (ctunqui)" w:date="2014-08-19T15:31:00Z">
              <w:rPr>
                <w:rStyle w:val="Lienhypertexte"/>
                <w:noProof/>
              </w:rPr>
            </w:rPrChange>
          </w:rPr>
          <w:instrText xml:space="preserve"> </w:instrText>
        </w:r>
        <w:r w:rsidRPr="00305757">
          <w:rPr>
            <w:rStyle w:val="Lienhypertexte"/>
            <w:noProof/>
            <w:sz w:val="22"/>
            <w:szCs w:val="22"/>
            <w:rPrChange w:id="891" w:author="TUNQUI Carla (ctunqui)" w:date="2014-08-19T15:31:00Z">
              <w:rPr>
                <w:rStyle w:val="Lienhypertexte"/>
                <w:noProof/>
              </w:rPr>
            </w:rPrChange>
          </w:rPr>
          <w:fldChar w:fldCharType="separate"/>
        </w:r>
        <w:r w:rsidRPr="00305757">
          <w:rPr>
            <w:rStyle w:val="Lienhypertexte"/>
            <w:noProof/>
            <w:sz w:val="22"/>
            <w:szCs w:val="22"/>
            <w:rPrChange w:id="892" w:author="TUNQUI Carla (ctunqui)" w:date="2014-08-19T15:31:00Z">
              <w:rPr>
                <w:rStyle w:val="Lienhypertexte"/>
                <w:noProof/>
              </w:rPr>
            </w:rPrChange>
          </w:rPr>
          <w:t>Figure 8 : Étape 3 de la migration d'offre</w:t>
        </w:r>
        <w:r w:rsidRPr="00305757">
          <w:rPr>
            <w:noProof/>
            <w:webHidden/>
            <w:sz w:val="22"/>
            <w:szCs w:val="22"/>
            <w:rPrChange w:id="893" w:author="TUNQUI Carla (ctunqui)" w:date="2014-08-19T15:31:00Z">
              <w:rPr>
                <w:noProof/>
                <w:webHidden/>
                <w:color w:val="0000FF"/>
                <w:u w:val="single"/>
              </w:rPr>
            </w:rPrChange>
          </w:rPr>
          <w:tab/>
        </w:r>
        <w:r w:rsidRPr="00305757">
          <w:rPr>
            <w:noProof/>
            <w:webHidden/>
            <w:sz w:val="22"/>
            <w:szCs w:val="22"/>
            <w:rPrChange w:id="894" w:author="TUNQUI Carla (ctunqui)" w:date="2014-08-19T15:31:00Z">
              <w:rPr>
                <w:noProof/>
                <w:webHidden/>
                <w:color w:val="0000FF"/>
                <w:u w:val="single"/>
              </w:rPr>
            </w:rPrChange>
          </w:rPr>
          <w:fldChar w:fldCharType="begin"/>
        </w:r>
        <w:r w:rsidRPr="00305757">
          <w:rPr>
            <w:noProof/>
            <w:webHidden/>
            <w:sz w:val="22"/>
            <w:szCs w:val="22"/>
            <w:rPrChange w:id="895" w:author="TUNQUI Carla (ctunqui)" w:date="2014-08-19T15:31:00Z">
              <w:rPr>
                <w:noProof/>
                <w:webHidden/>
                <w:color w:val="0000FF"/>
                <w:u w:val="single"/>
              </w:rPr>
            </w:rPrChange>
          </w:rPr>
          <w:instrText xml:space="preserve"> PAGEREF _Toc396225622 \h </w:instrText>
        </w:r>
      </w:ins>
      <w:r w:rsidRPr="00305757">
        <w:rPr>
          <w:noProof/>
          <w:webHidden/>
          <w:sz w:val="22"/>
          <w:szCs w:val="22"/>
          <w:rPrChange w:id="896" w:author="TUNQUI Carla (ctunqui)" w:date="2014-08-19T15:31:00Z">
            <w:rPr>
              <w:noProof/>
              <w:webHidden/>
              <w:sz w:val="22"/>
              <w:szCs w:val="22"/>
            </w:rPr>
          </w:rPrChange>
        </w:rPr>
      </w:r>
      <w:r w:rsidRPr="00305757">
        <w:rPr>
          <w:noProof/>
          <w:webHidden/>
          <w:sz w:val="22"/>
          <w:szCs w:val="22"/>
          <w:rPrChange w:id="897" w:author="TUNQUI Carla (ctunqui)" w:date="2014-08-19T15:31:00Z">
            <w:rPr>
              <w:noProof/>
              <w:webHidden/>
              <w:color w:val="0000FF"/>
              <w:u w:val="single"/>
            </w:rPr>
          </w:rPrChange>
        </w:rPr>
        <w:fldChar w:fldCharType="separate"/>
      </w:r>
      <w:ins w:id="898" w:author="TUNQUI Carla (ctunqui)" w:date="2014-08-19T15:52:00Z">
        <w:r w:rsidR="00235E5E">
          <w:rPr>
            <w:noProof/>
            <w:webHidden/>
            <w:sz w:val="22"/>
            <w:szCs w:val="22"/>
          </w:rPr>
          <w:t>24</w:t>
        </w:r>
      </w:ins>
      <w:ins w:id="899" w:author="TUNQUI Carla (ctunqui)" w:date="2014-08-19T15:31:00Z">
        <w:r w:rsidRPr="00305757">
          <w:rPr>
            <w:noProof/>
            <w:webHidden/>
            <w:sz w:val="22"/>
            <w:szCs w:val="22"/>
            <w:rPrChange w:id="900" w:author="TUNQUI Carla (ctunqui)" w:date="2014-08-19T15:31:00Z">
              <w:rPr>
                <w:noProof/>
                <w:webHidden/>
                <w:color w:val="0000FF"/>
                <w:u w:val="single"/>
              </w:rPr>
            </w:rPrChange>
          </w:rPr>
          <w:fldChar w:fldCharType="end"/>
        </w:r>
        <w:r w:rsidRPr="00305757">
          <w:rPr>
            <w:rStyle w:val="Lienhypertexte"/>
            <w:noProof/>
            <w:sz w:val="22"/>
            <w:szCs w:val="22"/>
            <w:rPrChange w:id="901"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02" w:author="TUNQUI Carla (ctunqui)" w:date="2014-08-19T15:31:00Z"/>
          <w:rFonts w:asciiTheme="minorHAnsi" w:eastAsiaTheme="minorEastAsia" w:hAnsiTheme="minorHAnsi" w:cstheme="minorBidi"/>
          <w:noProof/>
          <w:sz w:val="22"/>
          <w:szCs w:val="22"/>
        </w:rPr>
        <w:pPrChange w:id="903" w:author="TUNQUI Carla (ctunqui)" w:date="2014-08-19T15:31:00Z">
          <w:pPr>
            <w:pStyle w:val="Tabledesillustrations"/>
            <w:tabs>
              <w:tab w:val="right" w:leader="dot" w:pos="9628"/>
            </w:tabs>
          </w:pPr>
        </w:pPrChange>
      </w:pPr>
      <w:ins w:id="904" w:author="TUNQUI Carla (ctunqui)" w:date="2014-08-19T15:31:00Z">
        <w:r w:rsidRPr="00305757">
          <w:rPr>
            <w:rStyle w:val="Lienhypertexte"/>
            <w:noProof/>
            <w:sz w:val="22"/>
            <w:szCs w:val="22"/>
            <w:rPrChange w:id="905" w:author="TUNQUI Carla (ctunqui)" w:date="2014-08-19T15:31:00Z">
              <w:rPr>
                <w:rStyle w:val="Lienhypertexte"/>
                <w:noProof/>
              </w:rPr>
            </w:rPrChange>
          </w:rPr>
          <w:fldChar w:fldCharType="begin"/>
        </w:r>
        <w:r w:rsidRPr="00305757">
          <w:rPr>
            <w:rStyle w:val="Lienhypertexte"/>
            <w:noProof/>
            <w:sz w:val="22"/>
            <w:szCs w:val="22"/>
            <w:rPrChange w:id="906" w:author="TUNQUI Carla (ctunqui)" w:date="2014-08-19T15:31:00Z">
              <w:rPr>
                <w:rStyle w:val="Lienhypertexte"/>
                <w:noProof/>
              </w:rPr>
            </w:rPrChange>
          </w:rPr>
          <w:instrText xml:space="preserve"> </w:instrText>
        </w:r>
        <w:r w:rsidRPr="00305757">
          <w:rPr>
            <w:noProof/>
            <w:sz w:val="22"/>
            <w:szCs w:val="22"/>
            <w:rPrChange w:id="907" w:author="TUNQUI Carla (ctunqui)" w:date="2014-08-19T15:31:00Z">
              <w:rPr>
                <w:noProof/>
                <w:color w:val="0000FF"/>
                <w:u w:val="single"/>
              </w:rPr>
            </w:rPrChange>
          </w:rPr>
          <w:instrText>HYPERLINK \l "_Toc396225623"</w:instrText>
        </w:r>
        <w:r w:rsidRPr="00305757">
          <w:rPr>
            <w:rStyle w:val="Lienhypertexte"/>
            <w:noProof/>
            <w:sz w:val="22"/>
            <w:szCs w:val="22"/>
            <w:rPrChange w:id="908" w:author="TUNQUI Carla (ctunqui)" w:date="2014-08-19T15:31:00Z">
              <w:rPr>
                <w:rStyle w:val="Lienhypertexte"/>
                <w:noProof/>
              </w:rPr>
            </w:rPrChange>
          </w:rPr>
          <w:instrText xml:space="preserve"> </w:instrText>
        </w:r>
        <w:r w:rsidRPr="00305757">
          <w:rPr>
            <w:rStyle w:val="Lienhypertexte"/>
            <w:noProof/>
            <w:sz w:val="22"/>
            <w:szCs w:val="22"/>
            <w:rPrChange w:id="909" w:author="TUNQUI Carla (ctunqui)" w:date="2014-08-19T15:31:00Z">
              <w:rPr>
                <w:rStyle w:val="Lienhypertexte"/>
                <w:noProof/>
              </w:rPr>
            </w:rPrChange>
          </w:rPr>
          <w:fldChar w:fldCharType="separate"/>
        </w:r>
        <w:r w:rsidRPr="00305757">
          <w:rPr>
            <w:rStyle w:val="Lienhypertexte"/>
            <w:noProof/>
            <w:sz w:val="22"/>
            <w:szCs w:val="22"/>
            <w:rPrChange w:id="910" w:author="TUNQUI Carla (ctunqui)" w:date="2014-08-19T15:31:00Z">
              <w:rPr>
                <w:rStyle w:val="Lienhypertexte"/>
                <w:noProof/>
              </w:rPr>
            </w:rPrChange>
          </w:rPr>
          <w:t>Figure 9 : Lien de changement des numéros illimités</w:t>
        </w:r>
        <w:r w:rsidRPr="00305757">
          <w:rPr>
            <w:noProof/>
            <w:webHidden/>
            <w:sz w:val="22"/>
            <w:szCs w:val="22"/>
            <w:rPrChange w:id="911" w:author="TUNQUI Carla (ctunqui)" w:date="2014-08-19T15:31:00Z">
              <w:rPr>
                <w:noProof/>
                <w:webHidden/>
                <w:color w:val="0000FF"/>
                <w:u w:val="single"/>
              </w:rPr>
            </w:rPrChange>
          </w:rPr>
          <w:tab/>
        </w:r>
        <w:r w:rsidRPr="00305757">
          <w:rPr>
            <w:noProof/>
            <w:webHidden/>
            <w:sz w:val="22"/>
            <w:szCs w:val="22"/>
            <w:rPrChange w:id="912" w:author="TUNQUI Carla (ctunqui)" w:date="2014-08-19T15:31:00Z">
              <w:rPr>
                <w:noProof/>
                <w:webHidden/>
                <w:color w:val="0000FF"/>
                <w:u w:val="single"/>
              </w:rPr>
            </w:rPrChange>
          </w:rPr>
          <w:fldChar w:fldCharType="begin"/>
        </w:r>
        <w:r w:rsidRPr="00305757">
          <w:rPr>
            <w:noProof/>
            <w:webHidden/>
            <w:sz w:val="22"/>
            <w:szCs w:val="22"/>
            <w:rPrChange w:id="913" w:author="TUNQUI Carla (ctunqui)" w:date="2014-08-19T15:31:00Z">
              <w:rPr>
                <w:noProof/>
                <w:webHidden/>
                <w:color w:val="0000FF"/>
                <w:u w:val="single"/>
              </w:rPr>
            </w:rPrChange>
          </w:rPr>
          <w:instrText xml:space="preserve"> PAGEREF _Toc396225623 \h </w:instrText>
        </w:r>
      </w:ins>
      <w:r w:rsidRPr="00305757">
        <w:rPr>
          <w:noProof/>
          <w:webHidden/>
          <w:sz w:val="22"/>
          <w:szCs w:val="22"/>
          <w:rPrChange w:id="914" w:author="TUNQUI Carla (ctunqui)" w:date="2014-08-19T15:31:00Z">
            <w:rPr>
              <w:noProof/>
              <w:webHidden/>
              <w:sz w:val="22"/>
              <w:szCs w:val="22"/>
            </w:rPr>
          </w:rPrChange>
        </w:rPr>
      </w:r>
      <w:r w:rsidRPr="00305757">
        <w:rPr>
          <w:noProof/>
          <w:webHidden/>
          <w:sz w:val="22"/>
          <w:szCs w:val="22"/>
          <w:rPrChange w:id="915" w:author="TUNQUI Carla (ctunqui)" w:date="2014-08-19T15:31:00Z">
            <w:rPr>
              <w:noProof/>
              <w:webHidden/>
              <w:color w:val="0000FF"/>
              <w:u w:val="single"/>
            </w:rPr>
          </w:rPrChange>
        </w:rPr>
        <w:fldChar w:fldCharType="separate"/>
      </w:r>
      <w:ins w:id="916" w:author="TUNQUI Carla (ctunqui)" w:date="2014-08-19T15:52:00Z">
        <w:r w:rsidR="00235E5E">
          <w:rPr>
            <w:noProof/>
            <w:webHidden/>
            <w:sz w:val="22"/>
            <w:szCs w:val="22"/>
          </w:rPr>
          <w:t>24</w:t>
        </w:r>
      </w:ins>
      <w:ins w:id="917" w:author="TUNQUI Carla (ctunqui)" w:date="2014-08-19T15:31:00Z">
        <w:r w:rsidRPr="00305757">
          <w:rPr>
            <w:noProof/>
            <w:webHidden/>
            <w:sz w:val="22"/>
            <w:szCs w:val="22"/>
            <w:rPrChange w:id="918" w:author="TUNQUI Carla (ctunqui)" w:date="2014-08-19T15:31:00Z">
              <w:rPr>
                <w:noProof/>
                <w:webHidden/>
                <w:color w:val="0000FF"/>
                <w:u w:val="single"/>
              </w:rPr>
            </w:rPrChange>
          </w:rPr>
          <w:fldChar w:fldCharType="end"/>
        </w:r>
        <w:r w:rsidRPr="00305757">
          <w:rPr>
            <w:rStyle w:val="Lienhypertexte"/>
            <w:noProof/>
            <w:sz w:val="22"/>
            <w:szCs w:val="22"/>
            <w:rPrChange w:id="919"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20" w:author="TUNQUI Carla (ctunqui)" w:date="2014-08-19T15:31:00Z"/>
          <w:rFonts w:asciiTheme="minorHAnsi" w:eastAsiaTheme="minorEastAsia" w:hAnsiTheme="minorHAnsi" w:cstheme="minorBidi"/>
          <w:noProof/>
          <w:sz w:val="22"/>
          <w:szCs w:val="22"/>
        </w:rPr>
        <w:pPrChange w:id="921" w:author="TUNQUI Carla (ctunqui)" w:date="2014-08-19T15:31:00Z">
          <w:pPr>
            <w:pStyle w:val="Tabledesillustrations"/>
            <w:tabs>
              <w:tab w:val="right" w:leader="dot" w:pos="9628"/>
            </w:tabs>
          </w:pPr>
        </w:pPrChange>
      </w:pPr>
      <w:ins w:id="922" w:author="TUNQUI Carla (ctunqui)" w:date="2014-08-19T15:31:00Z">
        <w:r w:rsidRPr="00305757">
          <w:rPr>
            <w:rStyle w:val="Lienhypertexte"/>
            <w:noProof/>
            <w:sz w:val="22"/>
            <w:szCs w:val="22"/>
            <w:rPrChange w:id="923" w:author="TUNQUI Carla (ctunqui)" w:date="2014-08-19T15:31:00Z">
              <w:rPr>
                <w:rStyle w:val="Lienhypertexte"/>
                <w:noProof/>
              </w:rPr>
            </w:rPrChange>
          </w:rPr>
          <w:fldChar w:fldCharType="begin"/>
        </w:r>
        <w:r w:rsidRPr="00305757">
          <w:rPr>
            <w:rStyle w:val="Lienhypertexte"/>
            <w:noProof/>
            <w:sz w:val="22"/>
            <w:szCs w:val="22"/>
            <w:rPrChange w:id="924" w:author="TUNQUI Carla (ctunqui)" w:date="2014-08-19T15:31:00Z">
              <w:rPr>
                <w:rStyle w:val="Lienhypertexte"/>
                <w:noProof/>
              </w:rPr>
            </w:rPrChange>
          </w:rPr>
          <w:instrText xml:space="preserve"> </w:instrText>
        </w:r>
        <w:r w:rsidRPr="00305757">
          <w:rPr>
            <w:noProof/>
            <w:sz w:val="22"/>
            <w:szCs w:val="22"/>
            <w:rPrChange w:id="925" w:author="TUNQUI Carla (ctunqui)" w:date="2014-08-19T15:31:00Z">
              <w:rPr>
                <w:noProof/>
                <w:color w:val="0000FF"/>
                <w:u w:val="single"/>
              </w:rPr>
            </w:rPrChange>
          </w:rPr>
          <w:instrText>HYPERLINK \l "_Toc396225624"</w:instrText>
        </w:r>
        <w:r w:rsidRPr="00305757">
          <w:rPr>
            <w:rStyle w:val="Lienhypertexte"/>
            <w:noProof/>
            <w:sz w:val="22"/>
            <w:szCs w:val="22"/>
            <w:rPrChange w:id="926" w:author="TUNQUI Carla (ctunqui)" w:date="2014-08-19T15:31:00Z">
              <w:rPr>
                <w:rStyle w:val="Lienhypertexte"/>
                <w:noProof/>
              </w:rPr>
            </w:rPrChange>
          </w:rPr>
          <w:instrText xml:space="preserve"> </w:instrText>
        </w:r>
        <w:r w:rsidRPr="00305757">
          <w:rPr>
            <w:rStyle w:val="Lienhypertexte"/>
            <w:noProof/>
            <w:sz w:val="22"/>
            <w:szCs w:val="22"/>
            <w:rPrChange w:id="927" w:author="TUNQUI Carla (ctunqui)" w:date="2014-08-19T15:31:00Z">
              <w:rPr>
                <w:rStyle w:val="Lienhypertexte"/>
                <w:noProof/>
              </w:rPr>
            </w:rPrChange>
          </w:rPr>
          <w:fldChar w:fldCharType="separate"/>
        </w:r>
        <w:r w:rsidRPr="00305757">
          <w:rPr>
            <w:rStyle w:val="Lienhypertexte"/>
            <w:noProof/>
            <w:sz w:val="22"/>
            <w:szCs w:val="22"/>
            <w:rPrChange w:id="928" w:author="TUNQUI Carla (ctunqui)" w:date="2014-08-19T15:31:00Z">
              <w:rPr>
                <w:rStyle w:val="Lienhypertexte"/>
                <w:noProof/>
              </w:rPr>
            </w:rPrChange>
          </w:rPr>
          <w:t>Figure 10 : Diagramme de séquence de la modification des numéros illimités</w:t>
        </w:r>
        <w:r w:rsidRPr="00305757">
          <w:rPr>
            <w:noProof/>
            <w:webHidden/>
            <w:sz w:val="22"/>
            <w:szCs w:val="22"/>
            <w:rPrChange w:id="929" w:author="TUNQUI Carla (ctunqui)" w:date="2014-08-19T15:31:00Z">
              <w:rPr>
                <w:noProof/>
                <w:webHidden/>
                <w:color w:val="0000FF"/>
                <w:u w:val="single"/>
              </w:rPr>
            </w:rPrChange>
          </w:rPr>
          <w:tab/>
        </w:r>
        <w:r w:rsidRPr="00305757">
          <w:rPr>
            <w:noProof/>
            <w:webHidden/>
            <w:sz w:val="22"/>
            <w:szCs w:val="22"/>
            <w:rPrChange w:id="930" w:author="TUNQUI Carla (ctunqui)" w:date="2014-08-19T15:31:00Z">
              <w:rPr>
                <w:noProof/>
                <w:webHidden/>
                <w:color w:val="0000FF"/>
                <w:u w:val="single"/>
              </w:rPr>
            </w:rPrChange>
          </w:rPr>
          <w:fldChar w:fldCharType="begin"/>
        </w:r>
        <w:r w:rsidRPr="00305757">
          <w:rPr>
            <w:noProof/>
            <w:webHidden/>
            <w:sz w:val="22"/>
            <w:szCs w:val="22"/>
            <w:rPrChange w:id="931" w:author="TUNQUI Carla (ctunqui)" w:date="2014-08-19T15:31:00Z">
              <w:rPr>
                <w:noProof/>
                <w:webHidden/>
                <w:color w:val="0000FF"/>
                <w:u w:val="single"/>
              </w:rPr>
            </w:rPrChange>
          </w:rPr>
          <w:instrText xml:space="preserve"> PAGEREF _Toc396225624 \h </w:instrText>
        </w:r>
      </w:ins>
      <w:r w:rsidRPr="00305757">
        <w:rPr>
          <w:noProof/>
          <w:webHidden/>
          <w:sz w:val="22"/>
          <w:szCs w:val="22"/>
          <w:rPrChange w:id="932" w:author="TUNQUI Carla (ctunqui)" w:date="2014-08-19T15:31:00Z">
            <w:rPr>
              <w:noProof/>
              <w:webHidden/>
              <w:sz w:val="22"/>
              <w:szCs w:val="22"/>
            </w:rPr>
          </w:rPrChange>
        </w:rPr>
      </w:r>
      <w:r w:rsidRPr="00305757">
        <w:rPr>
          <w:noProof/>
          <w:webHidden/>
          <w:sz w:val="22"/>
          <w:szCs w:val="22"/>
          <w:rPrChange w:id="933" w:author="TUNQUI Carla (ctunqui)" w:date="2014-08-19T15:31:00Z">
            <w:rPr>
              <w:noProof/>
              <w:webHidden/>
              <w:color w:val="0000FF"/>
              <w:u w:val="single"/>
            </w:rPr>
          </w:rPrChange>
        </w:rPr>
        <w:fldChar w:fldCharType="separate"/>
      </w:r>
      <w:ins w:id="934" w:author="TUNQUI Carla (ctunqui)" w:date="2014-08-19T15:52:00Z">
        <w:r w:rsidR="00235E5E">
          <w:rPr>
            <w:noProof/>
            <w:webHidden/>
            <w:sz w:val="22"/>
            <w:szCs w:val="22"/>
          </w:rPr>
          <w:t>25</w:t>
        </w:r>
      </w:ins>
      <w:ins w:id="935" w:author="TUNQUI Carla (ctunqui)" w:date="2014-08-19T15:31:00Z">
        <w:r w:rsidRPr="00305757">
          <w:rPr>
            <w:noProof/>
            <w:webHidden/>
            <w:sz w:val="22"/>
            <w:szCs w:val="22"/>
            <w:rPrChange w:id="936" w:author="TUNQUI Carla (ctunqui)" w:date="2014-08-19T15:31:00Z">
              <w:rPr>
                <w:noProof/>
                <w:webHidden/>
                <w:color w:val="0000FF"/>
                <w:u w:val="single"/>
              </w:rPr>
            </w:rPrChange>
          </w:rPr>
          <w:fldChar w:fldCharType="end"/>
        </w:r>
        <w:r w:rsidRPr="00305757">
          <w:rPr>
            <w:rStyle w:val="Lienhypertexte"/>
            <w:noProof/>
            <w:sz w:val="22"/>
            <w:szCs w:val="22"/>
            <w:rPrChange w:id="937"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38" w:author="TUNQUI Carla (ctunqui)" w:date="2014-08-19T15:31:00Z"/>
          <w:rFonts w:asciiTheme="minorHAnsi" w:eastAsiaTheme="minorEastAsia" w:hAnsiTheme="minorHAnsi" w:cstheme="minorBidi"/>
          <w:noProof/>
          <w:sz w:val="22"/>
          <w:szCs w:val="22"/>
        </w:rPr>
        <w:pPrChange w:id="939" w:author="TUNQUI Carla (ctunqui)" w:date="2014-08-19T15:31:00Z">
          <w:pPr>
            <w:pStyle w:val="Tabledesillustrations"/>
            <w:tabs>
              <w:tab w:val="right" w:leader="dot" w:pos="9628"/>
            </w:tabs>
          </w:pPr>
        </w:pPrChange>
      </w:pPr>
      <w:ins w:id="940" w:author="TUNQUI Carla (ctunqui)" w:date="2014-08-19T15:31:00Z">
        <w:r w:rsidRPr="00305757">
          <w:rPr>
            <w:rStyle w:val="Lienhypertexte"/>
            <w:noProof/>
            <w:sz w:val="22"/>
            <w:szCs w:val="22"/>
            <w:rPrChange w:id="941" w:author="TUNQUI Carla (ctunqui)" w:date="2014-08-19T15:31:00Z">
              <w:rPr>
                <w:rStyle w:val="Lienhypertexte"/>
                <w:noProof/>
              </w:rPr>
            </w:rPrChange>
          </w:rPr>
          <w:fldChar w:fldCharType="begin"/>
        </w:r>
        <w:r w:rsidRPr="00305757">
          <w:rPr>
            <w:rStyle w:val="Lienhypertexte"/>
            <w:noProof/>
            <w:sz w:val="22"/>
            <w:szCs w:val="22"/>
            <w:rPrChange w:id="942" w:author="TUNQUI Carla (ctunqui)" w:date="2014-08-19T15:31:00Z">
              <w:rPr>
                <w:rStyle w:val="Lienhypertexte"/>
                <w:noProof/>
              </w:rPr>
            </w:rPrChange>
          </w:rPr>
          <w:instrText xml:space="preserve"> </w:instrText>
        </w:r>
        <w:r w:rsidRPr="00305757">
          <w:rPr>
            <w:noProof/>
            <w:sz w:val="22"/>
            <w:szCs w:val="22"/>
            <w:rPrChange w:id="943" w:author="TUNQUI Carla (ctunqui)" w:date="2014-08-19T15:31:00Z">
              <w:rPr>
                <w:noProof/>
                <w:color w:val="0000FF"/>
                <w:u w:val="single"/>
              </w:rPr>
            </w:rPrChange>
          </w:rPr>
          <w:instrText>HYPERLINK \l "_Toc396225625"</w:instrText>
        </w:r>
        <w:r w:rsidRPr="00305757">
          <w:rPr>
            <w:rStyle w:val="Lienhypertexte"/>
            <w:noProof/>
            <w:sz w:val="22"/>
            <w:szCs w:val="22"/>
            <w:rPrChange w:id="944" w:author="TUNQUI Carla (ctunqui)" w:date="2014-08-19T15:31:00Z">
              <w:rPr>
                <w:rStyle w:val="Lienhypertexte"/>
                <w:noProof/>
              </w:rPr>
            </w:rPrChange>
          </w:rPr>
          <w:instrText xml:space="preserve"> </w:instrText>
        </w:r>
        <w:r w:rsidRPr="00305757">
          <w:rPr>
            <w:rStyle w:val="Lienhypertexte"/>
            <w:noProof/>
            <w:sz w:val="22"/>
            <w:szCs w:val="22"/>
            <w:rPrChange w:id="945" w:author="TUNQUI Carla (ctunqui)" w:date="2014-08-19T15:31:00Z">
              <w:rPr>
                <w:rStyle w:val="Lienhypertexte"/>
                <w:noProof/>
              </w:rPr>
            </w:rPrChange>
          </w:rPr>
          <w:fldChar w:fldCharType="separate"/>
        </w:r>
        <w:r w:rsidRPr="00305757">
          <w:rPr>
            <w:rStyle w:val="Lienhypertexte"/>
            <w:noProof/>
            <w:sz w:val="22"/>
            <w:szCs w:val="22"/>
            <w:rPrChange w:id="946" w:author="TUNQUI Carla (ctunqui)" w:date="2014-08-19T15:31:00Z">
              <w:rPr>
                <w:rStyle w:val="Lienhypertexte"/>
                <w:noProof/>
              </w:rPr>
            </w:rPrChange>
          </w:rPr>
          <w:t>Figure 11 : Étape 1 de la modification des numéros illimités</w:t>
        </w:r>
        <w:r w:rsidRPr="00305757">
          <w:rPr>
            <w:noProof/>
            <w:webHidden/>
            <w:sz w:val="22"/>
            <w:szCs w:val="22"/>
            <w:rPrChange w:id="947" w:author="TUNQUI Carla (ctunqui)" w:date="2014-08-19T15:31:00Z">
              <w:rPr>
                <w:noProof/>
                <w:webHidden/>
                <w:color w:val="0000FF"/>
                <w:u w:val="single"/>
              </w:rPr>
            </w:rPrChange>
          </w:rPr>
          <w:tab/>
        </w:r>
        <w:r w:rsidRPr="00305757">
          <w:rPr>
            <w:noProof/>
            <w:webHidden/>
            <w:sz w:val="22"/>
            <w:szCs w:val="22"/>
            <w:rPrChange w:id="948" w:author="TUNQUI Carla (ctunqui)" w:date="2014-08-19T15:31:00Z">
              <w:rPr>
                <w:noProof/>
                <w:webHidden/>
                <w:color w:val="0000FF"/>
                <w:u w:val="single"/>
              </w:rPr>
            </w:rPrChange>
          </w:rPr>
          <w:fldChar w:fldCharType="begin"/>
        </w:r>
        <w:r w:rsidRPr="00305757">
          <w:rPr>
            <w:noProof/>
            <w:webHidden/>
            <w:sz w:val="22"/>
            <w:szCs w:val="22"/>
            <w:rPrChange w:id="949" w:author="TUNQUI Carla (ctunqui)" w:date="2014-08-19T15:31:00Z">
              <w:rPr>
                <w:noProof/>
                <w:webHidden/>
                <w:color w:val="0000FF"/>
                <w:u w:val="single"/>
              </w:rPr>
            </w:rPrChange>
          </w:rPr>
          <w:instrText xml:space="preserve"> PAGEREF _Toc396225625 \h </w:instrText>
        </w:r>
      </w:ins>
      <w:r w:rsidRPr="00305757">
        <w:rPr>
          <w:noProof/>
          <w:webHidden/>
          <w:sz w:val="22"/>
          <w:szCs w:val="22"/>
          <w:rPrChange w:id="950" w:author="TUNQUI Carla (ctunqui)" w:date="2014-08-19T15:31:00Z">
            <w:rPr>
              <w:noProof/>
              <w:webHidden/>
              <w:sz w:val="22"/>
              <w:szCs w:val="22"/>
            </w:rPr>
          </w:rPrChange>
        </w:rPr>
      </w:r>
      <w:r w:rsidRPr="00305757">
        <w:rPr>
          <w:noProof/>
          <w:webHidden/>
          <w:sz w:val="22"/>
          <w:szCs w:val="22"/>
          <w:rPrChange w:id="951" w:author="TUNQUI Carla (ctunqui)" w:date="2014-08-19T15:31:00Z">
            <w:rPr>
              <w:noProof/>
              <w:webHidden/>
              <w:color w:val="0000FF"/>
              <w:u w:val="single"/>
            </w:rPr>
          </w:rPrChange>
        </w:rPr>
        <w:fldChar w:fldCharType="separate"/>
      </w:r>
      <w:ins w:id="952" w:author="TUNQUI Carla (ctunqui)" w:date="2014-08-19T15:52:00Z">
        <w:r w:rsidR="00235E5E">
          <w:rPr>
            <w:noProof/>
            <w:webHidden/>
            <w:sz w:val="22"/>
            <w:szCs w:val="22"/>
          </w:rPr>
          <w:t>26</w:t>
        </w:r>
      </w:ins>
      <w:ins w:id="953" w:author="TUNQUI Carla (ctunqui)" w:date="2014-08-19T15:31:00Z">
        <w:r w:rsidRPr="00305757">
          <w:rPr>
            <w:noProof/>
            <w:webHidden/>
            <w:sz w:val="22"/>
            <w:szCs w:val="22"/>
            <w:rPrChange w:id="954" w:author="TUNQUI Carla (ctunqui)" w:date="2014-08-19T15:31:00Z">
              <w:rPr>
                <w:noProof/>
                <w:webHidden/>
                <w:color w:val="0000FF"/>
                <w:u w:val="single"/>
              </w:rPr>
            </w:rPrChange>
          </w:rPr>
          <w:fldChar w:fldCharType="end"/>
        </w:r>
        <w:r w:rsidRPr="00305757">
          <w:rPr>
            <w:rStyle w:val="Lienhypertexte"/>
            <w:noProof/>
            <w:sz w:val="22"/>
            <w:szCs w:val="22"/>
            <w:rPrChange w:id="955"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56" w:author="TUNQUI Carla (ctunqui)" w:date="2014-08-19T15:31:00Z"/>
          <w:rFonts w:asciiTheme="minorHAnsi" w:eastAsiaTheme="minorEastAsia" w:hAnsiTheme="minorHAnsi" w:cstheme="minorBidi"/>
          <w:noProof/>
          <w:sz w:val="22"/>
          <w:szCs w:val="22"/>
        </w:rPr>
        <w:pPrChange w:id="957" w:author="TUNQUI Carla (ctunqui)" w:date="2014-08-19T15:31:00Z">
          <w:pPr>
            <w:pStyle w:val="Tabledesillustrations"/>
            <w:tabs>
              <w:tab w:val="right" w:leader="dot" w:pos="9628"/>
            </w:tabs>
          </w:pPr>
        </w:pPrChange>
      </w:pPr>
      <w:ins w:id="958" w:author="TUNQUI Carla (ctunqui)" w:date="2014-08-19T15:31:00Z">
        <w:r w:rsidRPr="00305757">
          <w:rPr>
            <w:rStyle w:val="Lienhypertexte"/>
            <w:noProof/>
            <w:sz w:val="22"/>
            <w:szCs w:val="22"/>
            <w:rPrChange w:id="959" w:author="TUNQUI Carla (ctunqui)" w:date="2014-08-19T15:31:00Z">
              <w:rPr>
                <w:rStyle w:val="Lienhypertexte"/>
                <w:noProof/>
              </w:rPr>
            </w:rPrChange>
          </w:rPr>
          <w:fldChar w:fldCharType="begin"/>
        </w:r>
        <w:r w:rsidRPr="00305757">
          <w:rPr>
            <w:rStyle w:val="Lienhypertexte"/>
            <w:noProof/>
            <w:sz w:val="22"/>
            <w:szCs w:val="22"/>
            <w:rPrChange w:id="960" w:author="TUNQUI Carla (ctunqui)" w:date="2014-08-19T15:31:00Z">
              <w:rPr>
                <w:rStyle w:val="Lienhypertexte"/>
                <w:noProof/>
              </w:rPr>
            </w:rPrChange>
          </w:rPr>
          <w:instrText xml:space="preserve"> </w:instrText>
        </w:r>
        <w:r w:rsidRPr="00305757">
          <w:rPr>
            <w:noProof/>
            <w:sz w:val="22"/>
            <w:szCs w:val="22"/>
            <w:rPrChange w:id="961" w:author="TUNQUI Carla (ctunqui)" w:date="2014-08-19T15:31:00Z">
              <w:rPr>
                <w:noProof/>
                <w:color w:val="0000FF"/>
                <w:u w:val="single"/>
              </w:rPr>
            </w:rPrChange>
          </w:rPr>
          <w:instrText>HYPERLINK \l "_Toc396225626"</w:instrText>
        </w:r>
        <w:r w:rsidRPr="00305757">
          <w:rPr>
            <w:rStyle w:val="Lienhypertexte"/>
            <w:noProof/>
            <w:sz w:val="22"/>
            <w:szCs w:val="22"/>
            <w:rPrChange w:id="962" w:author="TUNQUI Carla (ctunqui)" w:date="2014-08-19T15:31:00Z">
              <w:rPr>
                <w:rStyle w:val="Lienhypertexte"/>
                <w:noProof/>
              </w:rPr>
            </w:rPrChange>
          </w:rPr>
          <w:instrText xml:space="preserve"> </w:instrText>
        </w:r>
        <w:r w:rsidRPr="00305757">
          <w:rPr>
            <w:rStyle w:val="Lienhypertexte"/>
            <w:noProof/>
            <w:sz w:val="22"/>
            <w:szCs w:val="22"/>
            <w:rPrChange w:id="963" w:author="TUNQUI Carla (ctunqui)" w:date="2014-08-19T15:31:00Z">
              <w:rPr>
                <w:rStyle w:val="Lienhypertexte"/>
                <w:noProof/>
              </w:rPr>
            </w:rPrChange>
          </w:rPr>
          <w:fldChar w:fldCharType="separate"/>
        </w:r>
        <w:r w:rsidRPr="00305757">
          <w:rPr>
            <w:rStyle w:val="Lienhypertexte"/>
            <w:noProof/>
            <w:sz w:val="22"/>
            <w:szCs w:val="22"/>
            <w:rPrChange w:id="964" w:author="TUNQUI Carla (ctunqui)" w:date="2014-08-19T15:31:00Z">
              <w:rPr>
                <w:rStyle w:val="Lienhypertexte"/>
                <w:noProof/>
              </w:rPr>
            </w:rPrChange>
          </w:rPr>
          <w:t>Figure 12 : Étape 2 de la modification des numéros illimités</w:t>
        </w:r>
        <w:r w:rsidRPr="00305757">
          <w:rPr>
            <w:noProof/>
            <w:webHidden/>
            <w:sz w:val="22"/>
            <w:szCs w:val="22"/>
            <w:rPrChange w:id="965" w:author="TUNQUI Carla (ctunqui)" w:date="2014-08-19T15:31:00Z">
              <w:rPr>
                <w:noProof/>
                <w:webHidden/>
                <w:color w:val="0000FF"/>
                <w:u w:val="single"/>
              </w:rPr>
            </w:rPrChange>
          </w:rPr>
          <w:tab/>
        </w:r>
        <w:r w:rsidRPr="00305757">
          <w:rPr>
            <w:noProof/>
            <w:webHidden/>
            <w:sz w:val="22"/>
            <w:szCs w:val="22"/>
            <w:rPrChange w:id="966" w:author="TUNQUI Carla (ctunqui)" w:date="2014-08-19T15:31:00Z">
              <w:rPr>
                <w:noProof/>
                <w:webHidden/>
                <w:color w:val="0000FF"/>
                <w:u w:val="single"/>
              </w:rPr>
            </w:rPrChange>
          </w:rPr>
          <w:fldChar w:fldCharType="begin"/>
        </w:r>
        <w:r w:rsidRPr="00305757">
          <w:rPr>
            <w:noProof/>
            <w:webHidden/>
            <w:sz w:val="22"/>
            <w:szCs w:val="22"/>
            <w:rPrChange w:id="967" w:author="TUNQUI Carla (ctunqui)" w:date="2014-08-19T15:31:00Z">
              <w:rPr>
                <w:noProof/>
                <w:webHidden/>
                <w:color w:val="0000FF"/>
                <w:u w:val="single"/>
              </w:rPr>
            </w:rPrChange>
          </w:rPr>
          <w:instrText xml:space="preserve"> PAGEREF _Toc396225626 \h </w:instrText>
        </w:r>
      </w:ins>
      <w:r w:rsidRPr="00305757">
        <w:rPr>
          <w:noProof/>
          <w:webHidden/>
          <w:sz w:val="22"/>
          <w:szCs w:val="22"/>
          <w:rPrChange w:id="968" w:author="TUNQUI Carla (ctunqui)" w:date="2014-08-19T15:31:00Z">
            <w:rPr>
              <w:noProof/>
              <w:webHidden/>
              <w:sz w:val="22"/>
              <w:szCs w:val="22"/>
            </w:rPr>
          </w:rPrChange>
        </w:rPr>
      </w:r>
      <w:r w:rsidRPr="00305757">
        <w:rPr>
          <w:noProof/>
          <w:webHidden/>
          <w:sz w:val="22"/>
          <w:szCs w:val="22"/>
          <w:rPrChange w:id="969" w:author="TUNQUI Carla (ctunqui)" w:date="2014-08-19T15:31:00Z">
            <w:rPr>
              <w:noProof/>
              <w:webHidden/>
              <w:color w:val="0000FF"/>
              <w:u w:val="single"/>
            </w:rPr>
          </w:rPrChange>
        </w:rPr>
        <w:fldChar w:fldCharType="separate"/>
      </w:r>
      <w:ins w:id="970" w:author="TUNQUI Carla (ctunqui)" w:date="2014-08-19T15:52:00Z">
        <w:r w:rsidR="00235E5E">
          <w:rPr>
            <w:noProof/>
            <w:webHidden/>
            <w:sz w:val="22"/>
            <w:szCs w:val="22"/>
          </w:rPr>
          <w:t>26</w:t>
        </w:r>
      </w:ins>
      <w:ins w:id="971" w:author="TUNQUI Carla (ctunqui)" w:date="2014-08-19T15:31:00Z">
        <w:r w:rsidRPr="00305757">
          <w:rPr>
            <w:noProof/>
            <w:webHidden/>
            <w:sz w:val="22"/>
            <w:szCs w:val="22"/>
            <w:rPrChange w:id="972" w:author="TUNQUI Carla (ctunqui)" w:date="2014-08-19T15:31:00Z">
              <w:rPr>
                <w:noProof/>
                <w:webHidden/>
                <w:color w:val="0000FF"/>
                <w:u w:val="single"/>
              </w:rPr>
            </w:rPrChange>
          </w:rPr>
          <w:fldChar w:fldCharType="end"/>
        </w:r>
        <w:r w:rsidRPr="00305757">
          <w:rPr>
            <w:rStyle w:val="Lienhypertexte"/>
            <w:noProof/>
            <w:sz w:val="22"/>
            <w:szCs w:val="22"/>
            <w:rPrChange w:id="973"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74" w:author="TUNQUI Carla (ctunqui)" w:date="2014-08-19T15:31:00Z"/>
          <w:rFonts w:asciiTheme="minorHAnsi" w:eastAsiaTheme="minorEastAsia" w:hAnsiTheme="minorHAnsi" w:cstheme="minorBidi"/>
          <w:noProof/>
          <w:sz w:val="22"/>
          <w:szCs w:val="22"/>
        </w:rPr>
        <w:pPrChange w:id="975" w:author="TUNQUI Carla (ctunqui)" w:date="2014-08-19T15:31:00Z">
          <w:pPr>
            <w:pStyle w:val="Tabledesillustrations"/>
            <w:tabs>
              <w:tab w:val="right" w:leader="dot" w:pos="9628"/>
            </w:tabs>
          </w:pPr>
        </w:pPrChange>
      </w:pPr>
      <w:ins w:id="976" w:author="TUNQUI Carla (ctunqui)" w:date="2014-08-19T15:31:00Z">
        <w:r w:rsidRPr="00305757">
          <w:rPr>
            <w:rStyle w:val="Lienhypertexte"/>
            <w:noProof/>
            <w:sz w:val="22"/>
            <w:szCs w:val="22"/>
            <w:rPrChange w:id="977" w:author="TUNQUI Carla (ctunqui)" w:date="2014-08-19T15:31:00Z">
              <w:rPr>
                <w:rStyle w:val="Lienhypertexte"/>
                <w:noProof/>
              </w:rPr>
            </w:rPrChange>
          </w:rPr>
          <w:fldChar w:fldCharType="begin"/>
        </w:r>
        <w:r w:rsidRPr="00305757">
          <w:rPr>
            <w:rStyle w:val="Lienhypertexte"/>
            <w:noProof/>
            <w:sz w:val="22"/>
            <w:szCs w:val="22"/>
            <w:rPrChange w:id="978" w:author="TUNQUI Carla (ctunqui)" w:date="2014-08-19T15:31:00Z">
              <w:rPr>
                <w:rStyle w:val="Lienhypertexte"/>
                <w:noProof/>
              </w:rPr>
            </w:rPrChange>
          </w:rPr>
          <w:instrText xml:space="preserve"> </w:instrText>
        </w:r>
        <w:r w:rsidRPr="00305757">
          <w:rPr>
            <w:noProof/>
            <w:sz w:val="22"/>
            <w:szCs w:val="22"/>
            <w:rPrChange w:id="979" w:author="TUNQUI Carla (ctunqui)" w:date="2014-08-19T15:31:00Z">
              <w:rPr>
                <w:noProof/>
                <w:color w:val="0000FF"/>
                <w:u w:val="single"/>
              </w:rPr>
            </w:rPrChange>
          </w:rPr>
          <w:instrText>HYPERLINK \l "_Toc396225627"</w:instrText>
        </w:r>
        <w:r w:rsidRPr="00305757">
          <w:rPr>
            <w:rStyle w:val="Lienhypertexte"/>
            <w:noProof/>
            <w:sz w:val="22"/>
            <w:szCs w:val="22"/>
            <w:rPrChange w:id="980" w:author="TUNQUI Carla (ctunqui)" w:date="2014-08-19T15:31:00Z">
              <w:rPr>
                <w:rStyle w:val="Lienhypertexte"/>
                <w:noProof/>
              </w:rPr>
            </w:rPrChange>
          </w:rPr>
          <w:instrText xml:space="preserve"> </w:instrText>
        </w:r>
        <w:r w:rsidRPr="00305757">
          <w:rPr>
            <w:rStyle w:val="Lienhypertexte"/>
            <w:noProof/>
            <w:sz w:val="22"/>
            <w:szCs w:val="22"/>
            <w:rPrChange w:id="981" w:author="TUNQUI Carla (ctunqui)" w:date="2014-08-19T15:31:00Z">
              <w:rPr>
                <w:rStyle w:val="Lienhypertexte"/>
                <w:noProof/>
              </w:rPr>
            </w:rPrChange>
          </w:rPr>
          <w:fldChar w:fldCharType="separate"/>
        </w:r>
        <w:r w:rsidRPr="00305757">
          <w:rPr>
            <w:rStyle w:val="Lienhypertexte"/>
            <w:noProof/>
            <w:sz w:val="22"/>
            <w:szCs w:val="22"/>
            <w:rPrChange w:id="982" w:author="TUNQUI Carla (ctunqui)" w:date="2014-08-19T15:31:00Z">
              <w:rPr>
                <w:rStyle w:val="Lienhypertexte"/>
                <w:noProof/>
              </w:rPr>
            </w:rPrChange>
          </w:rPr>
          <w:t>Figure 13 : Nouveau lien du bloc Mes Services</w:t>
        </w:r>
        <w:r w:rsidRPr="00305757">
          <w:rPr>
            <w:noProof/>
            <w:webHidden/>
            <w:sz w:val="22"/>
            <w:szCs w:val="22"/>
            <w:rPrChange w:id="983" w:author="TUNQUI Carla (ctunqui)" w:date="2014-08-19T15:31:00Z">
              <w:rPr>
                <w:noProof/>
                <w:webHidden/>
                <w:color w:val="0000FF"/>
                <w:u w:val="single"/>
              </w:rPr>
            </w:rPrChange>
          </w:rPr>
          <w:tab/>
        </w:r>
        <w:r w:rsidRPr="00305757">
          <w:rPr>
            <w:noProof/>
            <w:webHidden/>
            <w:sz w:val="22"/>
            <w:szCs w:val="22"/>
            <w:rPrChange w:id="984" w:author="TUNQUI Carla (ctunqui)" w:date="2014-08-19T15:31:00Z">
              <w:rPr>
                <w:noProof/>
                <w:webHidden/>
                <w:color w:val="0000FF"/>
                <w:u w:val="single"/>
              </w:rPr>
            </w:rPrChange>
          </w:rPr>
          <w:fldChar w:fldCharType="begin"/>
        </w:r>
        <w:r w:rsidRPr="00305757">
          <w:rPr>
            <w:noProof/>
            <w:webHidden/>
            <w:sz w:val="22"/>
            <w:szCs w:val="22"/>
            <w:rPrChange w:id="985" w:author="TUNQUI Carla (ctunqui)" w:date="2014-08-19T15:31:00Z">
              <w:rPr>
                <w:noProof/>
                <w:webHidden/>
                <w:color w:val="0000FF"/>
                <w:u w:val="single"/>
              </w:rPr>
            </w:rPrChange>
          </w:rPr>
          <w:instrText xml:space="preserve"> PAGEREF _Toc396225627 \h </w:instrText>
        </w:r>
      </w:ins>
      <w:r w:rsidRPr="00305757">
        <w:rPr>
          <w:noProof/>
          <w:webHidden/>
          <w:sz w:val="22"/>
          <w:szCs w:val="22"/>
          <w:rPrChange w:id="986" w:author="TUNQUI Carla (ctunqui)" w:date="2014-08-19T15:31:00Z">
            <w:rPr>
              <w:noProof/>
              <w:webHidden/>
              <w:sz w:val="22"/>
              <w:szCs w:val="22"/>
            </w:rPr>
          </w:rPrChange>
        </w:rPr>
      </w:r>
      <w:r w:rsidRPr="00305757">
        <w:rPr>
          <w:noProof/>
          <w:webHidden/>
          <w:sz w:val="22"/>
          <w:szCs w:val="22"/>
          <w:rPrChange w:id="987" w:author="TUNQUI Carla (ctunqui)" w:date="2014-08-19T15:31:00Z">
            <w:rPr>
              <w:noProof/>
              <w:webHidden/>
              <w:color w:val="0000FF"/>
              <w:u w:val="single"/>
            </w:rPr>
          </w:rPrChange>
        </w:rPr>
        <w:fldChar w:fldCharType="separate"/>
      </w:r>
      <w:ins w:id="988" w:author="TUNQUI Carla (ctunqui)" w:date="2014-08-19T15:52:00Z">
        <w:r w:rsidR="00235E5E">
          <w:rPr>
            <w:noProof/>
            <w:webHidden/>
            <w:sz w:val="22"/>
            <w:szCs w:val="22"/>
          </w:rPr>
          <w:t>29</w:t>
        </w:r>
      </w:ins>
      <w:ins w:id="989" w:author="TUNQUI Carla (ctunqui)" w:date="2014-08-19T15:31:00Z">
        <w:r w:rsidRPr="00305757">
          <w:rPr>
            <w:noProof/>
            <w:webHidden/>
            <w:sz w:val="22"/>
            <w:szCs w:val="22"/>
            <w:rPrChange w:id="990" w:author="TUNQUI Carla (ctunqui)" w:date="2014-08-19T15:31:00Z">
              <w:rPr>
                <w:noProof/>
                <w:webHidden/>
                <w:color w:val="0000FF"/>
                <w:u w:val="single"/>
              </w:rPr>
            </w:rPrChange>
          </w:rPr>
          <w:fldChar w:fldCharType="end"/>
        </w:r>
        <w:r w:rsidRPr="00305757">
          <w:rPr>
            <w:rStyle w:val="Lienhypertexte"/>
            <w:noProof/>
            <w:sz w:val="22"/>
            <w:szCs w:val="22"/>
            <w:rPrChange w:id="991"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992" w:author="TUNQUI Carla (ctunqui)" w:date="2014-08-19T15:31:00Z"/>
          <w:rFonts w:asciiTheme="minorHAnsi" w:eastAsiaTheme="minorEastAsia" w:hAnsiTheme="minorHAnsi" w:cstheme="minorBidi"/>
          <w:noProof/>
          <w:sz w:val="22"/>
          <w:szCs w:val="22"/>
        </w:rPr>
        <w:pPrChange w:id="993" w:author="TUNQUI Carla (ctunqui)" w:date="2014-08-19T15:31:00Z">
          <w:pPr>
            <w:pStyle w:val="Tabledesillustrations"/>
            <w:tabs>
              <w:tab w:val="right" w:leader="dot" w:pos="9628"/>
            </w:tabs>
          </w:pPr>
        </w:pPrChange>
      </w:pPr>
      <w:ins w:id="994" w:author="TUNQUI Carla (ctunqui)" w:date="2014-08-19T15:31:00Z">
        <w:r w:rsidRPr="00305757">
          <w:rPr>
            <w:rStyle w:val="Lienhypertexte"/>
            <w:noProof/>
            <w:sz w:val="22"/>
            <w:szCs w:val="22"/>
            <w:rPrChange w:id="995" w:author="TUNQUI Carla (ctunqui)" w:date="2014-08-19T15:31:00Z">
              <w:rPr>
                <w:rStyle w:val="Lienhypertexte"/>
                <w:noProof/>
              </w:rPr>
            </w:rPrChange>
          </w:rPr>
          <w:fldChar w:fldCharType="begin"/>
        </w:r>
        <w:r w:rsidRPr="00305757">
          <w:rPr>
            <w:rStyle w:val="Lienhypertexte"/>
            <w:noProof/>
            <w:sz w:val="22"/>
            <w:szCs w:val="22"/>
            <w:rPrChange w:id="996" w:author="TUNQUI Carla (ctunqui)" w:date="2014-08-19T15:31:00Z">
              <w:rPr>
                <w:rStyle w:val="Lienhypertexte"/>
                <w:noProof/>
              </w:rPr>
            </w:rPrChange>
          </w:rPr>
          <w:instrText xml:space="preserve"> </w:instrText>
        </w:r>
        <w:r w:rsidRPr="00305757">
          <w:rPr>
            <w:noProof/>
            <w:sz w:val="22"/>
            <w:szCs w:val="22"/>
            <w:rPrChange w:id="997" w:author="TUNQUI Carla (ctunqui)" w:date="2014-08-19T15:31:00Z">
              <w:rPr>
                <w:noProof/>
                <w:color w:val="0000FF"/>
                <w:u w:val="single"/>
              </w:rPr>
            </w:rPrChange>
          </w:rPr>
          <w:instrText>HYPERLINK \l "_Toc396225628"</w:instrText>
        </w:r>
        <w:r w:rsidRPr="00305757">
          <w:rPr>
            <w:rStyle w:val="Lienhypertexte"/>
            <w:noProof/>
            <w:sz w:val="22"/>
            <w:szCs w:val="22"/>
            <w:rPrChange w:id="998" w:author="TUNQUI Carla (ctunqui)" w:date="2014-08-19T15:31:00Z">
              <w:rPr>
                <w:rStyle w:val="Lienhypertexte"/>
                <w:noProof/>
              </w:rPr>
            </w:rPrChange>
          </w:rPr>
          <w:instrText xml:space="preserve"> </w:instrText>
        </w:r>
        <w:r w:rsidRPr="00305757">
          <w:rPr>
            <w:rStyle w:val="Lienhypertexte"/>
            <w:noProof/>
            <w:sz w:val="22"/>
            <w:szCs w:val="22"/>
            <w:rPrChange w:id="999" w:author="TUNQUI Carla (ctunqui)" w:date="2014-08-19T15:31:00Z">
              <w:rPr>
                <w:rStyle w:val="Lienhypertexte"/>
                <w:noProof/>
              </w:rPr>
            </w:rPrChange>
          </w:rPr>
          <w:fldChar w:fldCharType="separate"/>
        </w:r>
        <w:r w:rsidRPr="00305757">
          <w:rPr>
            <w:rStyle w:val="Lienhypertexte"/>
            <w:noProof/>
            <w:sz w:val="22"/>
            <w:szCs w:val="22"/>
            <w:rPrChange w:id="1000" w:author="TUNQUI Carla (ctunqui)" w:date="2014-08-19T15:31:00Z">
              <w:rPr>
                <w:rStyle w:val="Lienhypertexte"/>
                <w:noProof/>
              </w:rPr>
            </w:rPrChange>
          </w:rPr>
          <w:t>Figure 14 : Modifications du tableau de bord PRO</w:t>
        </w:r>
        <w:r w:rsidRPr="00305757">
          <w:rPr>
            <w:noProof/>
            <w:webHidden/>
            <w:sz w:val="22"/>
            <w:szCs w:val="22"/>
            <w:rPrChange w:id="1001" w:author="TUNQUI Carla (ctunqui)" w:date="2014-08-19T15:31:00Z">
              <w:rPr>
                <w:noProof/>
                <w:webHidden/>
                <w:color w:val="0000FF"/>
                <w:u w:val="single"/>
              </w:rPr>
            </w:rPrChange>
          </w:rPr>
          <w:tab/>
        </w:r>
        <w:r w:rsidRPr="00305757">
          <w:rPr>
            <w:noProof/>
            <w:webHidden/>
            <w:sz w:val="22"/>
            <w:szCs w:val="22"/>
            <w:rPrChange w:id="1002" w:author="TUNQUI Carla (ctunqui)" w:date="2014-08-19T15:31:00Z">
              <w:rPr>
                <w:noProof/>
                <w:webHidden/>
                <w:color w:val="0000FF"/>
                <w:u w:val="single"/>
              </w:rPr>
            </w:rPrChange>
          </w:rPr>
          <w:fldChar w:fldCharType="begin"/>
        </w:r>
        <w:r w:rsidRPr="00305757">
          <w:rPr>
            <w:noProof/>
            <w:webHidden/>
            <w:sz w:val="22"/>
            <w:szCs w:val="22"/>
            <w:rPrChange w:id="1003" w:author="TUNQUI Carla (ctunqui)" w:date="2014-08-19T15:31:00Z">
              <w:rPr>
                <w:noProof/>
                <w:webHidden/>
                <w:color w:val="0000FF"/>
                <w:u w:val="single"/>
              </w:rPr>
            </w:rPrChange>
          </w:rPr>
          <w:instrText xml:space="preserve"> PAGEREF _Toc396225628 \h </w:instrText>
        </w:r>
      </w:ins>
      <w:r w:rsidRPr="00305757">
        <w:rPr>
          <w:noProof/>
          <w:webHidden/>
          <w:sz w:val="22"/>
          <w:szCs w:val="22"/>
          <w:rPrChange w:id="1004" w:author="TUNQUI Carla (ctunqui)" w:date="2014-08-19T15:31:00Z">
            <w:rPr>
              <w:noProof/>
              <w:webHidden/>
              <w:sz w:val="22"/>
              <w:szCs w:val="22"/>
            </w:rPr>
          </w:rPrChange>
        </w:rPr>
      </w:r>
      <w:r w:rsidRPr="00305757">
        <w:rPr>
          <w:noProof/>
          <w:webHidden/>
          <w:sz w:val="22"/>
          <w:szCs w:val="22"/>
          <w:rPrChange w:id="1005" w:author="TUNQUI Carla (ctunqui)" w:date="2014-08-19T15:31:00Z">
            <w:rPr>
              <w:noProof/>
              <w:webHidden/>
              <w:color w:val="0000FF"/>
              <w:u w:val="single"/>
            </w:rPr>
          </w:rPrChange>
        </w:rPr>
        <w:fldChar w:fldCharType="separate"/>
      </w:r>
      <w:ins w:id="1006" w:author="TUNQUI Carla (ctunqui)" w:date="2014-08-19T15:52:00Z">
        <w:r w:rsidR="00235E5E">
          <w:rPr>
            <w:noProof/>
            <w:webHidden/>
            <w:sz w:val="22"/>
            <w:szCs w:val="22"/>
          </w:rPr>
          <w:t>30</w:t>
        </w:r>
      </w:ins>
      <w:ins w:id="1007" w:author="TUNQUI Carla (ctunqui)" w:date="2014-08-19T15:31:00Z">
        <w:r w:rsidRPr="00305757">
          <w:rPr>
            <w:noProof/>
            <w:webHidden/>
            <w:sz w:val="22"/>
            <w:szCs w:val="22"/>
            <w:rPrChange w:id="1008" w:author="TUNQUI Carla (ctunqui)" w:date="2014-08-19T15:31:00Z">
              <w:rPr>
                <w:noProof/>
                <w:webHidden/>
                <w:color w:val="0000FF"/>
                <w:u w:val="single"/>
              </w:rPr>
            </w:rPrChange>
          </w:rPr>
          <w:fldChar w:fldCharType="end"/>
        </w:r>
        <w:r w:rsidRPr="00305757">
          <w:rPr>
            <w:rStyle w:val="Lienhypertexte"/>
            <w:noProof/>
            <w:sz w:val="22"/>
            <w:szCs w:val="22"/>
            <w:rPrChange w:id="1009"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1010" w:author="TUNQUI Carla (ctunqui)" w:date="2014-08-19T15:31:00Z"/>
          <w:rFonts w:asciiTheme="minorHAnsi" w:eastAsiaTheme="minorEastAsia" w:hAnsiTheme="minorHAnsi" w:cstheme="minorBidi"/>
          <w:noProof/>
          <w:sz w:val="22"/>
          <w:szCs w:val="22"/>
        </w:rPr>
        <w:pPrChange w:id="1011" w:author="TUNQUI Carla (ctunqui)" w:date="2014-08-19T15:31:00Z">
          <w:pPr>
            <w:pStyle w:val="Tabledesillustrations"/>
            <w:tabs>
              <w:tab w:val="right" w:leader="dot" w:pos="9628"/>
            </w:tabs>
          </w:pPr>
        </w:pPrChange>
      </w:pPr>
      <w:ins w:id="1012" w:author="TUNQUI Carla (ctunqui)" w:date="2014-08-19T15:31:00Z">
        <w:r w:rsidRPr="00305757">
          <w:rPr>
            <w:rStyle w:val="Lienhypertexte"/>
            <w:noProof/>
            <w:sz w:val="22"/>
            <w:szCs w:val="22"/>
            <w:rPrChange w:id="1013" w:author="TUNQUI Carla (ctunqui)" w:date="2014-08-19T15:31:00Z">
              <w:rPr>
                <w:rStyle w:val="Lienhypertexte"/>
                <w:noProof/>
              </w:rPr>
            </w:rPrChange>
          </w:rPr>
          <w:fldChar w:fldCharType="begin"/>
        </w:r>
        <w:r w:rsidRPr="00305757">
          <w:rPr>
            <w:rStyle w:val="Lienhypertexte"/>
            <w:noProof/>
            <w:sz w:val="22"/>
            <w:szCs w:val="22"/>
            <w:rPrChange w:id="1014" w:author="TUNQUI Carla (ctunqui)" w:date="2014-08-19T15:31:00Z">
              <w:rPr>
                <w:rStyle w:val="Lienhypertexte"/>
                <w:noProof/>
              </w:rPr>
            </w:rPrChange>
          </w:rPr>
          <w:instrText xml:space="preserve"> </w:instrText>
        </w:r>
        <w:r w:rsidRPr="00305757">
          <w:rPr>
            <w:noProof/>
            <w:sz w:val="22"/>
            <w:szCs w:val="22"/>
            <w:rPrChange w:id="1015" w:author="TUNQUI Carla (ctunqui)" w:date="2014-08-19T15:31:00Z">
              <w:rPr>
                <w:noProof/>
                <w:color w:val="0000FF"/>
                <w:u w:val="single"/>
              </w:rPr>
            </w:rPrChange>
          </w:rPr>
          <w:instrText>HYPERLINK \l "_Toc396225629"</w:instrText>
        </w:r>
        <w:r w:rsidRPr="00305757">
          <w:rPr>
            <w:rStyle w:val="Lienhypertexte"/>
            <w:noProof/>
            <w:sz w:val="22"/>
            <w:szCs w:val="22"/>
            <w:rPrChange w:id="1016" w:author="TUNQUI Carla (ctunqui)" w:date="2014-08-19T15:31:00Z">
              <w:rPr>
                <w:rStyle w:val="Lienhypertexte"/>
                <w:noProof/>
              </w:rPr>
            </w:rPrChange>
          </w:rPr>
          <w:instrText xml:space="preserve"> </w:instrText>
        </w:r>
        <w:r w:rsidRPr="00305757">
          <w:rPr>
            <w:rStyle w:val="Lienhypertexte"/>
            <w:noProof/>
            <w:sz w:val="22"/>
            <w:szCs w:val="22"/>
            <w:rPrChange w:id="1017" w:author="TUNQUI Carla (ctunqui)" w:date="2014-08-19T15:31:00Z">
              <w:rPr>
                <w:rStyle w:val="Lienhypertexte"/>
                <w:noProof/>
              </w:rPr>
            </w:rPrChange>
          </w:rPr>
          <w:fldChar w:fldCharType="separate"/>
        </w:r>
        <w:r w:rsidRPr="00305757">
          <w:rPr>
            <w:rStyle w:val="Lienhypertexte"/>
            <w:noProof/>
            <w:sz w:val="22"/>
            <w:szCs w:val="22"/>
            <w:rPrChange w:id="1018" w:author="TUNQUI Carla (ctunqui)" w:date="2014-08-19T15:31:00Z">
              <w:rPr>
                <w:rStyle w:val="Lienhypertexte"/>
                <w:noProof/>
              </w:rPr>
            </w:rPrChange>
          </w:rPr>
          <w:t>Figure 15 : Écran de suivi des lignes en débit réduit ou proches du débit réduit</w:t>
        </w:r>
        <w:r w:rsidRPr="00305757">
          <w:rPr>
            <w:noProof/>
            <w:webHidden/>
            <w:sz w:val="22"/>
            <w:szCs w:val="22"/>
            <w:rPrChange w:id="1019" w:author="TUNQUI Carla (ctunqui)" w:date="2014-08-19T15:31:00Z">
              <w:rPr>
                <w:noProof/>
                <w:webHidden/>
                <w:color w:val="0000FF"/>
                <w:u w:val="single"/>
              </w:rPr>
            </w:rPrChange>
          </w:rPr>
          <w:tab/>
        </w:r>
        <w:r w:rsidRPr="00305757">
          <w:rPr>
            <w:noProof/>
            <w:webHidden/>
            <w:sz w:val="22"/>
            <w:szCs w:val="22"/>
            <w:rPrChange w:id="1020" w:author="TUNQUI Carla (ctunqui)" w:date="2014-08-19T15:31:00Z">
              <w:rPr>
                <w:noProof/>
                <w:webHidden/>
                <w:color w:val="0000FF"/>
                <w:u w:val="single"/>
              </w:rPr>
            </w:rPrChange>
          </w:rPr>
          <w:fldChar w:fldCharType="begin"/>
        </w:r>
        <w:r w:rsidRPr="00305757">
          <w:rPr>
            <w:noProof/>
            <w:webHidden/>
            <w:sz w:val="22"/>
            <w:szCs w:val="22"/>
            <w:rPrChange w:id="1021" w:author="TUNQUI Carla (ctunqui)" w:date="2014-08-19T15:31:00Z">
              <w:rPr>
                <w:noProof/>
                <w:webHidden/>
                <w:color w:val="0000FF"/>
                <w:u w:val="single"/>
              </w:rPr>
            </w:rPrChange>
          </w:rPr>
          <w:instrText xml:space="preserve"> PAGEREF _Toc396225629 \h </w:instrText>
        </w:r>
      </w:ins>
      <w:r w:rsidRPr="00305757">
        <w:rPr>
          <w:noProof/>
          <w:webHidden/>
          <w:sz w:val="22"/>
          <w:szCs w:val="22"/>
          <w:rPrChange w:id="1022" w:author="TUNQUI Carla (ctunqui)" w:date="2014-08-19T15:31:00Z">
            <w:rPr>
              <w:noProof/>
              <w:webHidden/>
              <w:sz w:val="22"/>
              <w:szCs w:val="22"/>
            </w:rPr>
          </w:rPrChange>
        </w:rPr>
      </w:r>
      <w:r w:rsidRPr="00305757">
        <w:rPr>
          <w:noProof/>
          <w:webHidden/>
          <w:sz w:val="22"/>
          <w:szCs w:val="22"/>
          <w:rPrChange w:id="1023" w:author="TUNQUI Carla (ctunqui)" w:date="2014-08-19T15:31:00Z">
            <w:rPr>
              <w:noProof/>
              <w:webHidden/>
              <w:color w:val="0000FF"/>
              <w:u w:val="single"/>
            </w:rPr>
          </w:rPrChange>
        </w:rPr>
        <w:fldChar w:fldCharType="separate"/>
      </w:r>
      <w:ins w:id="1024" w:author="TUNQUI Carla (ctunqui)" w:date="2014-08-19T15:52:00Z">
        <w:r w:rsidR="00235E5E">
          <w:rPr>
            <w:noProof/>
            <w:webHidden/>
            <w:sz w:val="22"/>
            <w:szCs w:val="22"/>
          </w:rPr>
          <w:t>30</w:t>
        </w:r>
      </w:ins>
      <w:ins w:id="1025" w:author="TUNQUI Carla (ctunqui)" w:date="2014-08-19T15:31:00Z">
        <w:r w:rsidRPr="00305757">
          <w:rPr>
            <w:noProof/>
            <w:webHidden/>
            <w:sz w:val="22"/>
            <w:szCs w:val="22"/>
            <w:rPrChange w:id="1026" w:author="TUNQUI Carla (ctunqui)" w:date="2014-08-19T15:31:00Z">
              <w:rPr>
                <w:noProof/>
                <w:webHidden/>
                <w:color w:val="0000FF"/>
                <w:u w:val="single"/>
              </w:rPr>
            </w:rPrChange>
          </w:rPr>
          <w:fldChar w:fldCharType="end"/>
        </w:r>
        <w:r w:rsidRPr="00305757">
          <w:rPr>
            <w:rStyle w:val="Lienhypertexte"/>
            <w:noProof/>
            <w:sz w:val="22"/>
            <w:szCs w:val="22"/>
            <w:rPrChange w:id="1027"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1028" w:author="TUNQUI Carla (ctunqui)" w:date="2014-08-19T15:31:00Z"/>
          <w:rFonts w:asciiTheme="minorHAnsi" w:eastAsiaTheme="minorEastAsia" w:hAnsiTheme="minorHAnsi" w:cstheme="minorBidi"/>
          <w:noProof/>
          <w:sz w:val="22"/>
          <w:szCs w:val="22"/>
        </w:rPr>
        <w:pPrChange w:id="1029" w:author="TUNQUI Carla (ctunqui)" w:date="2014-08-19T15:31:00Z">
          <w:pPr>
            <w:pStyle w:val="Tabledesillustrations"/>
            <w:tabs>
              <w:tab w:val="right" w:leader="dot" w:pos="9628"/>
            </w:tabs>
          </w:pPr>
        </w:pPrChange>
      </w:pPr>
      <w:ins w:id="1030" w:author="TUNQUI Carla (ctunqui)" w:date="2014-08-19T15:31:00Z">
        <w:r w:rsidRPr="00305757">
          <w:rPr>
            <w:rStyle w:val="Lienhypertexte"/>
            <w:noProof/>
            <w:sz w:val="22"/>
            <w:szCs w:val="22"/>
            <w:rPrChange w:id="1031" w:author="TUNQUI Carla (ctunqui)" w:date="2014-08-19T15:31:00Z">
              <w:rPr>
                <w:rStyle w:val="Lienhypertexte"/>
                <w:noProof/>
              </w:rPr>
            </w:rPrChange>
          </w:rPr>
          <w:fldChar w:fldCharType="begin"/>
        </w:r>
        <w:r w:rsidRPr="00305757">
          <w:rPr>
            <w:rStyle w:val="Lienhypertexte"/>
            <w:noProof/>
            <w:sz w:val="22"/>
            <w:szCs w:val="22"/>
            <w:rPrChange w:id="1032" w:author="TUNQUI Carla (ctunqui)" w:date="2014-08-19T15:31:00Z">
              <w:rPr>
                <w:rStyle w:val="Lienhypertexte"/>
                <w:noProof/>
              </w:rPr>
            </w:rPrChange>
          </w:rPr>
          <w:instrText xml:space="preserve"> </w:instrText>
        </w:r>
        <w:r w:rsidRPr="00305757">
          <w:rPr>
            <w:noProof/>
            <w:sz w:val="22"/>
            <w:szCs w:val="22"/>
            <w:rPrChange w:id="1033" w:author="TUNQUI Carla (ctunqui)" w:date="2014-08-19T15:31:00Z">
              <w:rPr>
                <w:noProof/>
                <w:color w:val="0000FF"/>
                <w:u w:val="single"/>
              </w:rPr>
            </w:rPrChange>
          </w:rPr>
          <w:instrText>HYPERLINK \l "_Toc396225630"</w:instrText>
        </w:r>
        <w:r w:rsidRPr="00305757">
          <w:rPr>
            <w:rStyle w:val="Lienhypertexte"/>
            <w:noProof/>
            <w:sz w:val="22"/>
            <w:szCs w:val="22"/>
            <w:rPrChange w:id="1034" w:author="TUNQUI Carla (ctunqui)" w:date="2014-08-19T15:31:00Z">
              <w:rPr>
                <w:rStyle w:val="Lienhypertexte"/>
                <w:noProof/>
              </w:rPr>
            </w:rPrChange>
          </w:rPr>
          <w:instrText xml:space="preserve"> </w:instrText>
        </w:r>
        <w:r w:rsidRPr="00305757">
          <w:rPr>
            <w:rStyle w:val="Lienhypertexte"/>
            <w:noProof/>
            <w:sz w:val="22"/>
            <w:szCs w:val="22"/>
            <w:rPrChange w:id="1035" w:author="TUNQUI Carla (ctunqui)" w:date="2014-08-19T15:31:00Z">
              <w:rPr>
                <w:rStyle w:val="Lienhypertexte"/>
                <w:noProof/>
              </w:rPr>
            </w:rPrChange>
          </w:rPr>
          <w:fldChar w:fldCharType="separate"/>
        </w:r>
        <w:r w:rsidRPr="00305757">
          <w:rPr>
            <w:rStyle w:val="Lienhypertexte"/>
            <w:noProof/>
            <w:sz w:val="22"/>
            <w:szCs w:val="22"/>
            <w:rPrChange w:id="1036" w:author="TUNQUI Carla (ctunqui)" w:date="2014-08-19T15:31:00Z">
              <w:rPr>
                <w:rStyle w:val="Lienhypertexte"/>
                <w:noProof/>
              </w:rPr>
            </w:rPrChange>
          </w:rPr>
          <w:t>Figure 16 : Tests MyMT dans HP-QC</w:t>
        </w:r>
        <w:r w:rsidRPr="00305757">
          <w:rPr>
            <w:noProof/>
            <w:webHidden/>
            <w:sz w:val="22"/>
            <w:szCs w:val="22"/>
            <w:rPrChange w:id="1037" w:author="TUNQUI Carla (ctunqui)" w:date="2014-08-19T15:31:00Z">
              <w:rPr>
                <w:noProof/>
                <w:webHidden/>
                <w:color w:val="0000FF"/>
                <w:u w:val="single"/>
              </w:rPr>
            </w:rPrChange>
          </w:rPr>
          <w:tab/>
        </w:r>
        <w:r w:rsidRPr="00305757">
          <w:rPr>
            <w:noProof/>
            <w:webHidden/>
            <w:sz w:val="22"/>
            <w:szCs w:val="22"/>
            <w:rPrChange w:id="1038" w:author="TUNQUI Carla (ctunqui)" w:date="2014-08-19T15:31:00Z">
              <w:rPr>
                <w:noProof/>
                <w:webHidden/>
                <w:color w:val="0000FF"/>
                <w:u w:val="single"/>
              </w:rPr>
            </w:rPrChange>
          </w:rPr>
          <w:fldChar w:fldCharType="begin"/>
        </w:r>
        <w:r w:rsidRPr="00305757">
          <w:rPr>
            <w:noProof/>
            <w:webHidden/>
            <w:sz w:val="22"/>
            <w:szCs w:val="22"/>
            <w:rPrChange w:id="1039" w:author="TUNQUI Carla (ctunqui)" w:date="2014-08-19T15:31:00Z">
              <w:rPr>
                <w:noProof/>
                <w:webHidden/>
                <w:color w:val="0000FF"/>
                <w:u w:val="single"/>
              </w:rPr>
            </w:rPrChange>
          </w:rPr>
          <w:instrText xml:space="preserve"> PAGEREF _Toc396225630 \h </w:instrText>
        </w:r>
      </w:ins>
      <w:r w:rsidRPr="00305757">
        <w:rPr>
          <w:noProof/>
          <w:webHidden/>
          <w:sz w:val="22"/>
          <w:szCs w:val="22"/>
          <w:rPrChange w:id="1040" w:author="TUNQUI Carla (ctunqui)" w:date="2014-08-19T15:31:00Z">
            <w:rPr>
              <w:noProof/>
              <w:webHidden/>
              <w:sz w:val="22"/>
              <w:szCs w:val="22"/>
            </w:rPr>
          </w:rPrChange>
        </w:rPr>
      </w:r>
      <w:r w:rsidRPr="00305757">
        <w:rPr>
          <w:noProof/>
          <w:webHidden/>
          <w:sz w:val="22"/>
          <w:szCs w:val="22"/>
          <w:rPrChange w:id="1041" w:author="TUNQUI Carla (ctunqui)" w:date="2014-08-19T15:31:00Z">
            <w:rPr>
              <w:noProof/>
              <w:webHidden/>
              <w:color w:val="0000FF"/>
              <w:u w:val="single"/>
            </w:rPr>
          </w:rPrChange>
        </w:rPr>
        <w:fldChar w:fldCharType="separate"/>
      </w:r>
      <w:ins w:id="1042" w:author="TUNQUI Carla (ctunqui)" w:date="2014-08-19T15:52:00Z">
        <w:r w:rsidR="00235E5E">
          <w:rPr>
            <w:noProof/>
            <w:webHidden/>
            <w:sz w:val="22"/>
            <w:szCs w:val="22"/>
          </w:rPr>
          <w:t>31</w:t>
        </w:r>
      </w:ins>
      <w:ins w:id="1043" w:author="TUNQUI Carla (ctunqui)" w:date="2014-08-19T15:31:00Z">
        <w:r w:rsidRPr="00305757">
          <w:rPr>
            <w:noProof/>
            <w:webHidden/>
            <w:sz w:val="22"/>
            <w:szCs w:val="22"/>
            <w:rPrChange w:id="1044" w:author="TUNQUI Carla (ctunqui)" w:date="2014-08-19T15:31:00Z">
              <w:rPr>
                <w:noProof/>
                <w:webHidden/>
                <w:color w:val="0000FF"/>
                <w:u w:val="single"/>
              </w:rPr>
            </w:rPrChange>
          </w:rPr>
          <w:fldChar w:fldCharType="end"/>
        </w:r>
        <w:r w:rsidRPr="00305757">
          <w:rPr>
            <w:rStyle w:val="Lienhypertexte"/>
            <w:noProof/>
            <w:sz w:val="22"/>
            <w:szCs w:val="22"/>
            <w:rPrChange w:id="1045" w:author="TUNQUI Carla (ctunqui)" w:date="2014-08-19T15:31:00Z">
              <w:rPr>
                <w:rStyle w:val="Lienhypertexte"/>
                <w:noProof/>
              </w:rPr>
            </w:rPrChange>
          </w:rPr>
          <w:fldChar w:fldCharType="end"/>
        </w:r>
      </w:ins>
    </w:p>
    <w:p w:rsidR="00000000" w:rsidRDefault="00305757">
      <w:pPr>
        <w:pStyle w:val="Tabledesillustrations"/>
        <w:tabs>
          <w:tab w:val="right" w:leader="dot" w:pos="9628"/>
        </w:tabs>
        <w:spacing w:line="360" w:lineRule="auto"/>
        <w:rPr>
          <w:ins w:id="1046" w:author="TUNQUI Carla (ctunqui)" w:date="2014-08-19T15:31:00Z"/>
          <w:rFonts w:asciiTheme="minorHAnsi" w:eastAsiaTheme="minorEastAsia" w:hAnsiTheme="minorHAnsi" w:cstheme="minorBidi"/>
          <w:noProof/>
          <w:sz w:val="22"/>
          <w:szCs w:val="22"/>
        </w:rPr>
        <w:pPrChange w:id="1047" w:author="TUNQUI Carla (ctunqui)" w:date="2014-08-19T15:31:00Z">
          <w:pPr>
            <w:pStyle w:val="Tabledesillustrations"/>
            <w:tabs>
              <w:tab w:val="right" w:leader="dot" w:pos="9628"/>
            </w:tabs>
          </w:pPr>
        </w:pPrChange>
      </w:pPr>
      <w:ins w:id="1048" w:author="TUNQUI Carla (ctunqui)" w:date="2014-08-19T15:31:00Z">
        <w:r w:rsidRPr="00305757">
          <w:rPr>
            <w:rStyle w:val="Lienhypertexte"/>
            <w:noProof/>
            <w:sz w:val="22"/>
            <w:szCs w:val="22"/>
            <w:rPrChange w:id="1049" w:author="TUNQUI Carla (ctunqui)" w:date="2014-08-19T15:31:00Z">
              <w:rPr>
                <w:rStyle w:val="Lienhypertexte"/>
                <w:noProof/>
              </w:rPr>
            </w:rPrChange>
          </w:rPr>
          <w:fldChar w:fldCharType="begin"/>
        </w:r>
        <w:r w:rsidRPr="00305757">
          <w:rPr>
            <w:rStyle w:val="Lienhypertexte"/>
            <w:noProof/>
            <w:sz w:val="22"/>
            <w:szCs w:val="22"/>
            <w:rPrChange w:id="1050" w:author="TUNQUI Carla (ctunqui)" w:date="2014-08-19T15:31:00Z">
              <w:rPr>
                <w:rStyle w:val="Lienhypertexte"/>
                <w:noProof/>
              </w:rPr>
            </w:rPrChange>
          </w:rPr>
          <w:instrText xml:space="preserve"> </w:instrText>
        </w:r>
        <w:r w:rsidRPr="00305757">
          <w:rPr>
            <w:noProof/>
            <w:sz w:val="22"/>
            <w:szCs w:val="22"/>
            <w:rPrChange w:id="1051" w:author="TUNQUI Carla (ctunqui)" w:date="2014-08-19T15:31:00Z">
              <w:rPr>
                <w:noProof/>
                <w:color w:val="0000FF"/>
                <w:u w:val="single"/>
              </w:rPr>
            </w:rPrChange>
          </w:rPr>
          <w:instrText>HYPERLINK \l "_Toc396225631"</w:instrText>
        </w:r>
        <w:r w:rsidRPr="00305757">
          <w:rPr>
            <w:rStyle w:val="Lienhypertexte"/>
            <w:noProof/>
            <w:sz w:val="22"/>
            <w:szCs w:val="22"/>
            <w:rPrChange w:id="1052" w:author="TUNQUI Carla (ctunqui)" w:date="2014-08-19T15:31:00Z">
              <w:rPr>
                <w:rStyle w:val="Lienhypertexte"/>
                <w:noProof/>
              </w:rPr>
            </w:rPrChange>
          </w:rPr>
          <w:instrText xml:space="preserve"> </w:instrText>
        </w:r>
        <w:r w:rsidRPr="00305757">
          <w:rPr>
            <w:rStyle w:val="Lienhypertexte"/>
            <w:noProof/>
            <w:sz w:val="22"/>
            <w:szCs w:val="22"/>
            <w:rPrChange w:id="1053" w:author="TUNQUI Carla (ctunqui)" w:date="2014-08-19T15:31:00Z">
              <w:rPr>
                <w:rStyle w:val="Lienhypertexte"/>
                <w:noProof/>
              </w:rPr>
            </w:rPrChange>
          </w:rPr>
          <w:fldChar w:fldCharType="separate"/>
        </w:r>
        <w:r w:rsidRPr="00305757">
          <w:rPr>
            <w:rStyle w:val="Lienhypertexte"/>
            <w:noProof/>
            <w:sz w:val="22"/>
            <w:szCs w:val="22"/>
            <w:rPrChange w:id="1054" w:author="TUNQUI Carla (ctunqui)" w:date="2014-08-19T15:31:00Z">
              <w:rPr>
                <w:rStyle w:val="Lienhypertexte"/>
                <w:noProof/>
              </w:rPr>
            </w:rPrChange>
          </w:rPr>
          <w:t>Figure 17 : Fonctionnement du framework Struts 2</w:t>
        </w:r>
        <w:r w:rsidRPr="00305757">
          <w:rPr>
            <w:noProof/>
            <w:webHidden/>
            <w:sz w:val="22"/>
            <w:szCs w:val="22"/>
            <w:rPrChange w:id="1055" w:author="TUNQUI Carla (ctunqui)" w:date="2014-08-19T15:31:00Z">
              <w:rPr>
                <w:noProof/>
                <w:webHidden/>
                <w:color w:val="0000FF"/>
                <w:u w:val="single"/>
              </w:rPr>
            </w:rPrChange>
          </w:rPr>
          <w:tab/>
        </w:r>
        <w:r w:rsidRPr="00305757">
          <w:rPr>
            <w:noProof/>
            <w:webHidden/>
            <w:sz w:val="22"/>
            <w:szCs w:val="22"/>
            <w:rPrChange w:id="1056" w:author="TUNQUI Carla (ctunqui)" w:date="2014-08-19T15:31:00Z">
              <w:rPr>
                <w:noProof/>
                <w:webHidden/>
                <w:color w:val="0000FF"/>
                <w:u w:val="single"/>
              </w:rPr>
            </w:rPrChange>
          </w:rPr>
          <w:fldChar w:fldCharType="begin"/>
        </w:r>
        <w:r w:rsidRPr="00305757">
          <w:rPr>
            <w:noProof/>
            <w:webHidden/>
            <w:sz w:val="22"/>
            <w:szCs w:val="22"/>
            <w:rPrChange w:id="1057" w:author="TUNQUI Carla (ctunqui)" w:date="2014-08-19T15:31:00Z">
              <w:rPr>
                <w:noProof/>
                <w:webHidden/>
                <w:color w:val="0000FF"/>
                <w:u w:val="single"/>
              </w:rPr>
            </w:rPrChange>
          </w:rPr>
          <w:instrText xml:space="preserve"> PAGEREF _Toc396225631 \h </w:instrText>
        </w:r>
      </w:ins>
      <w:r w:rsidRPr="00305757">
        <w:rPr>
          <w:noProof/>
          <w:webHidden/>
          <w:sz w:val="22"/>
          <w:szCs w:val="22"/>
          <w:rPrChange w:id="1058" w:author="TUNQUI Carla (ctunqui)" w:date="2014-08-19T15:31:00Z">
            <w:rPr>
              <w:noProof/>
              <w:webHidden/>
              <w:sz w:val="22"/>
              <w:szCs w:val="22"/>
            </w:rPr>
          </w:rPrChange>
        </w:rPr>
      </w:r>
      <w:r w:rsidRPr="00305757">
        <w:rPr>
          <w:noProof/>
          <w:webHidden/>
          <w:sz w:val="22"/>
          <w:szCs w:val="22"/>
          <w:rPrChange w:id="1059" w:author="TUNQUI Carla (ctunqui)" w:date="2014-08-19T15:31:00Z">
            <w:rPr>
              <w:noProof/>
              <w:webHidden/>
              <w:color w:val="0000FF"/>
              <w:u w:val="single"/>
            </w:rPr>
          </w:rPrChange>
        </w:rPr>
        <w:fldChar w:fldCharType="separate"/>
      </w:r>
      <w:ins w:id="1060" w:author="TUNQUI Carla (ctunqui)" w:date="2014-08-19T15:52:00Z">
        <w:r w:rsidR="00235E5E">
          <w:rPr>
            <w:noProof/>
            <w:webHidden/>
            <w:sz w:val="22"/>
            <w:szCs w:val="22"/>
          </w:rPr>
          <w:t>33</w:t>
        </w:r>
      </w:ins>
      <w:ins w:id="1061" w:author="TUNQUI Carla (ctunqui)" w:date="2014-08-19T15:31:00Z">
        <w:r w:rsidRPr="00305757">
          <w:rPr>
            <w:noProof/>
            <w:webHidden/>
            <w:sz w:val="22"/>
            <w:szCs w:val="22"/>
            <w:rPrChange w:id="1062" w:author="TUNQUI Carla (ctunqui)" w:date="2014-08-19T15:31:00Z">
              <w:rPr>
                <w:noProof/>
                <w:webHidden/>
                <w:color w:val="0000FF"/>
                <w:u w:val="single"/>
              </w:rPr>
            </w:rPrChange>
          </w:rPr>
          <w:fldChar w:fldCharType="end"/>
        </w:r>
        <w:r w:rsidRPr="00305757">
          <w:rPr>
            <w:rStyle w:val="Lienhypertexte"/>
            <w:noProof/>
            <w:sz w:val="22"/>
            <w:szCs w:val="22"/>
            <w:rPrChange w:id="1063" w:author="TUNQUI Carla (ctunqui)" w:date="2014-08-19T15:31:00Z">
              <w:rPr>
                <w:rStyle w:val="Lienhypertexte"/>
                <w:noProof/>
              </w:rPr>
            </w:rPrChange>
          </w:rPr>
          <w:fldChar w:fldCharType="end"/>
        </w:r>
      </w:ins>
    </w:p>
    <w:p w:rsidR="00C3782F" w:rsidRPr="005D6E30" w:rsidDel="005D6E30" w:rsidRDefault="00305757" w:rsidP="005D6E30">
      <w:pPr>
        <w:pStyle w:val="Tabledesillustrations"/>
        <w:tabs>
          <w:tab w:val="right" w:leader="dot" w:pos="9628"/>
        </w:tabs>
        <w:spacing w:line="360" w:lineRule="auto"/>
        <w:rPr>
          <w:del w:id="1064" w:author="TUNQUI Carla (ctunqui)" w:date="2014-08-19T15:31:00Z"/>
          <w:rFonts w:asciiTheme="minorHAnsi" w:eastAsiaTheme="minorEastAsia" w:hAnsiTheme="minorHAnsi" w:cstheme="minorBidi"/>
          <w:noProof/>
          <w:sz w:val="22"/>
          <w:szCs w:val="22"/>
          <w:rPrChange w:id="1065" w:author="TUNQUI Carla (ctunqui)" w:date="2014-08-19T15:31:00Z">
            <w:rPr>
              <w:del w:id="1066" w:author="TUNQUI Carla (ctunqui)" w:date="2014-08-19T15:31:00Z"/>
              <w:rFonts w:asciiTheme="minorHAnsi" w:eastAsiaTheme="minorEastAsia" w:hAnsiTheme="minorHAnsi" w:cstheme="minorBidi"/>
              <w:noProof/>
              <w:sz w:val="20"/>
              <w:szCs w:val="22"/>
            </w:rPr>
          </w:rPrChange>
        </w:rPr>
      </w:pPr>
      <w:del w:id="1067" w:author="TUNQUI Carla (ctunqui)" w:date="2014-08-19T15:31:00Z">
        <w:r w:rsidRPr="00305757">
          <w:rPr>
            <w:szCs w:val="22"/>
            <w:rPrChange w:id="1068" w:author="TUNQUI Carla (ctunqui)" w:date="2014-08-19T15:31:00Z">
              <w:rPr>
                <w:rStyle w:val="Lienhypertexte"/>
                <w:noProof/>
                <w:sz w:val="22"/>
              </w:rPr>
            </w:rPrChange>
          </w:rPr>
          <w:delText>Figure 1 : Historique de Capgemini</w:delText>
        </w:r>
        <w:r w:rsidRPr="00305757">
          <w:rPr>
            <w:noProof/>
            <w:webHidden/>
            <w:sz w:val="22"/>
            <w:szCs w:val="22"/>
            <w:rPrChange w:id="1069" w:author="TUNQUI Carla (ctunqui)" w:date="2014-08-19T15:31:00Z">
              <w:rPr>
                <w:noProof/>
                <w:webHidden/>
                <w:color w:val="0000FF"/>
                <w:sz w:val="22"/>
                <w:u w:val="single"/>
              </w:rPr>
            </w:rPrChange>
          </w:rPr>
          <w:tab/>
          <w:delText>7</w:delText>
        </w:r>
      </w:del>
    </w:p>
    <w:p w:rsidR="00C3782F" w:rsidRPr="005D6E30" w:rsidDel="005D6E30" w:rsidRDefault="00305757" w:rsidP="005D6E30">
      <w:pPr>
        <w:pStyle w:val="Tabledesillustrations"/>
        <w:tabs>
          <w:tab w:val="right" w:leader="dot" w:pos="9628"/>
        </w:tabs>
        <w:spacing w:line="360" w:lineRule="auto"/>
        <w:rPr>
          <w:del w:id="1070" w:author="TUNQUI Carla (ctunqui)" w:date="2014-08-19T15:31:00Z"/>
          <w:rFonts w:asciiTheme="minorHAnsi" w:eastAsiaTheme="minorEastAsia" w:hAnsiTheme="minorHAnsi" w:cstheme="minorBidi"/>
          <w:noProof/>
          <w:sz w:val="22"/>
          <w:szCs w:val="22"/>
          <w:rPrChange w:id="1071" w:author="TUNQUI Carla (ctunqui)" w:date="2014-08-19T15:31:00Z">
            <w:rPr>
              <w:del w:id="1072" w:author="TUNQUI Carla (ctunqui)" w:date="2014-08-19T15:31:00Z"/>
              <w:rFonts w:asciiTheme="minorHAnsi" w:eastAsiaTheme="minorEastAsia" w:hAnsiTheme="minorHAnsi" w:cstheme="minorBidi"/>
              <w:noProof/>
              <w:sz w:val="20"/>
              <w:szCs w:val="22"/>
            </w:rPr>
          </w:rPrChange>
        </w:rPr>
      </w:pPr>
      <w:del w:id="1073" w:author="TUNQUI Carla (ctunqui)" w:date="2014-08-19T15:31:00Z">
        <w:r w:rsidRPr="00305757">
          <w:rPr>
            <w:szCs w:val="22"/>
            <w:rPrChange w:id="1074" w:author="TUNQUI Carla (ctunqui)" w:date="2014-08-19T15:31:00Z">
              <w:rPr>
                <w:rStyle w:val="Lienhypertexte"/>
                <w:noProof/>
                <w:sz w:val="22"/>
              </w:rPr>
            </w:rPrChange>
          </w:rPr>
          <w:delText>Figure 2 : Organisation Capgemini Technology Services Rennes</w:delText>
        </w:r>
        <w:r w:rsidRPr="00305757">
          <w:rPr>
            <w:noProof/>
            <w:webHidden/>
            <w:sz w:val="22"/>
            <w:szCs w:val="22"/>
            <w:rPrChange w:id="1075" w:author="TUNQUI Carla (ctunqui)" w:date="2014-08-19T15:31:00Z">
              <w:rPr>
                <w:noProof/>
                <w:webHidden/>
                <w:color w:val="0000FF"/>
                <w:sz w:val="22"/>
                <w:u w:val="single"/>
              </w:rPr>
            </w:rPrChange>
          </w:rPr>
          <w:tab/>
          <w:delText>9</w:delText>
        </w:r>
      </w:del>
    </w:p>
    <w:p w:rsidR="00000000" w:rsidRDefault="00305757">
      <w:pPr>
        <w:pStyle w:val="Tabledesillustrations"/>
        <w:tabs>
          <w:tab w:val="right" w:leader="dot" w:pos="9628"/>
        </w:tabs>
        <w:spacing w:line="360" w:lineRule="auto"/>
        <w:rPr>
          <w:del w:id="1076" w:author="TUNQUI Carla (ctunqui)" w:date="2014-08-19T15:31:00Z"/>
          <w:rFonts w:asciiTheme="minorHAnsi" w:eastAsiaTheme="minorEastAsia" w:hAnsiTheme="minorHAnsi" w:cstheme="minorBidi"/>
          <w:noProof/>
          <w:sz w:val="22"/>
          <w:szCs w:val="22"/>
          <w:rPrChange w:id="1077" w:author="TUNQUI Carla (ctunqui)" w:date="2014-08-19T15:31:00Z">
            <w:rPr>
              <w:del w:id="1078" w:author="TUNQUI Carla (ctunqui)" w:date="2014-08-19T15:31:00Z"/>
              <w:rFonts w:asciiTheme="minorHAnsi" w:eastAsiaTheme="minorEastAsia" w:hAnsiTheme="minorHAnsi" w:cstheme="minorBidi"/>
              <w:noProof/>
              <w:sz w:val="20"/>
              <w:szCs w:val="22"/>
            </w:rPr>
          </w:rPrChange>
        </w:rPr>
      </w:pPr>
      <w:del w:id="1079" w:author="TUNQUI Carla (ctunqui)" w:date="2014-08-19T15:31:00Z">
        <w:r w:rsidRPr="00305757">
          <w:rPr>
            <w:szCs w:val="22"/>
            <w:rPrChange w:id="1080" w:author="TUNQUI Carla (ctunqui)" w:date="2014-08-19T15:31:00Z">
              <w:rPr>
                <w:rStyle w:val="Lienhypertexte"/>
                <w:noProof/>
                <w:sz w:val="22"/>
              </w:rPr>
            </w:rPrChange>
          </w:rPr>
          <w:delText>Figure 3 : Application OGC</w:delText>
        </w:r>
        <w:r w:rsidRPr="00305757">
          <w:rPr>
            <w:noProof/>
            <w:webHidden/>
            <w:sz w:val="22"/>
            <w:szCs w:val="22"/>
            <w:rPrChange w:id="1081" w:author="TUNQUI Carla (ctunqui)" w:date="2014-08-19T15:31:00Z">
              <w:rPr>
                <w:noProof/>
                <w:webHidden/>
                <w:color w:val="0000FF"/>
                <w:sz w:val="22"/>
                <w:u w:val="single"/>
              </w:rPr>
            </w:rPrChange>
          </w:rPr>
          <w:tab/>
          <w:delText>11</w:delText>
        </w:r>
      </w:del>
    </w:p>
    <w:p w:rsidR="00000000" w:rsidRDefault="00305757">
      <w:pPr>
        <w:pStyle w:val="Tabledesillustrations"/>
        <w:tabs>
          <w:tab w:val="right" w:leader="dot" w:pos="9628"/>
        </w:tabs>
        <w:spacing w:line="360" w:lineRule="auto"/>
        <w:rPr>
          <w:del w:id="1082" w:author="TUNQUI Carla (ctunqui)" w:date="2014-08-19T15:31:00Z"/>
          <w:rFonts w:asciiTheme="minorHAnsi" w:eastAsiaTheme="minorEastAsia" w:hAnsiTheme="minorHAnsi" w:cstheme="minorBidi"/>
          <w:noProof/>
          <w:sz w:val="22"/>
          <w:szCs w:val="22"/>
          <w:rPrChange w:id="1083" w:author="TUNQUI Carla (ctunqui)" w:date="2014-08-19T15:31:00Z">
            <w:rPr>
              <w:del w:id="1084" w:author="TUNQUI Carla (ctunqui)" w:date="2014-08-19T15:31:00Z"/>
              <w:rFonts w:asciiTheme="minorHAnsi" w:eastAsiaTheme="minorEastAsia" w:hAnsiTheme="minorHAnsi" w:cstheme="minorBidi"/>
              <w:noProof/>
              <w:sz w:val="20"/>
              <w:szCs w:val="22"/>
            </w:rPr>
          </w:rPrChange>
        </w:rPr>
      </w:pPr>
      <w:del w:id="1085" w:author="TUNQUI Carla (ctunqui)" w:date="2014-08-19T15:31:00Z">
        <w:r w:rsidRPr="00305757">
          <w:rPr>
            <w:szCs w:val="22"/>
            <w:rPrChange w:id="1086" w:author="TUNQUI Carla (ctunqui)" w:date="2014-08-19T15:31:00Z">
              <w:rPr>
                <w:rStyle w:val="Lienhypertexte"/>
                <w:noProof/>
                <w:sz w:val="22"/>
              </w:rPr>
            </w:rPrChange>
          </w:rPr>
          <w:delText>Figure 4 : Application MyMT</w:delText>
        </w:r>
        <w:r w:rsidRPr="00305757">
          <w:rPr>
            <w:noProof/>
            <w:webHidden/>
            <w:sz w:val="22"/>
            <w:szCs w:val="22"/>
            <w:rPrChange w:id="1087" w:author="TUNQUI Carla (ctunqui)" w:date="2014-08-19T15:31:00Z">
              <w:rPr>
                <w:noProof/>
                <w:webHidden/>
                <w:color w:val="0000FF"/>
                <w:sz w:val="22"/>
                <w:u w:val="single"/>
              </w:rPr>
            </w:rPrChange>
          </w:rPr>
          <w:tab/>
          <w:delText>12</w:delText>
        </w:r>
      </w:del>
    </w:p>
    <w:p w:rsidR="00000000" w:rsidRDefault="00305757">
      <w:pPr>
        <w:pStyle w:val="Tabledesillustrations"/>
        <w:tabs>
          <w:tab w:val="right" w:leader="dot" w:pos="9628"/>
        </w:tabs>
        <w:spacing w:line="360" w:lineRule="auto"/>
        <w:rPr>
          <w:del w:id="1088" w:author="TUNQUI Carla (ctunqui)" w:date="2014-08-19T15:31:00Z"/>
          <w:rFonts w:asciiTheme="minorHAnsi" w:eastAsiaTheme="minorEastAsia" w:hAnsiTheme="minorHAnsi" w:cstheme="minorBidi"/>
          <w:noProof/>
          <w:sz w:val="22"/>
          <w:szCs w:val="22"/>
          <w:rPrChange w:id="1089" w:author="TUNQUI Carla (ctunqui)" w:date="2014-08-19T15:31:00Z">
            <w:rPr>
              <w:del w:id="1090" w:author="TUNQUI Carla (ctunqui)" w:date="2014-08-19T15:31:00Z"/>
              <w:rFonts w:asciiTheme="minorHAnsi" w:eastAsiaTheme="minorEastAsia" w:hAnsiTheme="minorHAnsi" w:cstheme="minorBidi"/>
              <w:noProof/>
              <w:sz w:val="20"/>
              <w:szCs w:val="22"/>
            </w:rPr>
          </w:rPrChange>
        </w:rPr>
      </w:pPr>
      <w:del w:id="1091" w:author="TUNQUI Carla (ctunqui)" w:date="2014-08-19T15:31:00Z">
        <w:r w:rsidRPr="00305757">
          <w:rPr>
            <w:szCs w:val="22"/>
            <w:rPrChange w:id="1092" w:author="TUNQUI Carla (ctunqui)" w:date="2014-08-19T15:31:00Z">
              <w:rPr>
                <w:rStyle w:val="Lienhypertexte"/>
                <w:noProof/>
                <w:sz w:val="22"/>
              </w:rPr>
            </w:rPrChange>
          </w:rPr>
          <w:delText>Figure 5 : Relation entre MyMT et OGC</w:delText>
        </w:r>
        <w:r w:rsidRPr="00305757">
          <w:rPr>
            <w:noProof/>
            <w:webHidden/>
            <w:sz w:val="22"/>
            <w:szCs w:val="22"/>
            <w:rPrChange w:id="1093" w:author="TUNQUI Carla (ctunqui)" w:date="2014-08-19T15:31:00Z">
              <w:rPr>
                <w:noProof/>
                <w:webHidden/>
                <w:color w:val="0000FF"/>
                <w:sz w:val="22"/>
                <w:u w:val="single"/>
              </w:rPr>
            </w:rPrChange>
          </w:rPr>
          <w:tab/>
          <w:delText>14</w:delText>
        </w:r>
      </w:del>
    </w:p>
    <w:p w:rsidR="00000000" w:rsidRDefault="00305757">
      <w:pPr>
        <w:pStyle w:val="Tabledesillustrations"/>
        <w:tabs>
          <w:tab w:val="right" w:leader="dot" w:pos="9628"/>
        </w:tabs>
        <w:spacing w:line="360" w:lineRule="auto"/>
        <w:rPr>
          <w:del w:id="1094" w:author="TUNQUI Carla (ctunqui)" w:date="2014-08-19T15:31:00Z"/>
          <w:rFonts w:asciiTheme="minorHAnsi" w:eastAsiaTheme="minorEastAsia" w:hAnsiTheme="minorHAnsi" w:cstheme="minorBidi"/>
          <w:noProof/>
          <w:sz w:val="22"/>
          <w:szCs w:val="22"/>
          <w:rPrChange w:id="1095" w:author="TUNQUI Carla (ctunqui)" w:date="2014-08-19T15:31:00Z">
            <w:rPr>
              <w:del w:id="1096" w:author="TUNQUI Carla (ctunqui)" w:date="2014-08-19T15:31:00Z"/>
              <w:rFonts w:asciiTheme="minorHAnsi" w:eastAsiaTheme="minorEastAsia" w:hAnsiTheme="minorHAnsi" w:cstheme="minorBidi"/>
              <w:noProof/>
              <w:sz w:val="20"/>
              <w:szCs w:val="22"/>
            </w:rPr>
          </w:rPrChange>
        </w:rPr>
      </w:pPr>
      <w:del w:id="1097" w:author="TUNQUI Carla (ctunqui)" w:date="2014-08-19T15:31:00Z">
        <w:r w:rsidRPr="00305757">
          <w:rPr>
            <w:szCs w:val="22"/>
            <w:rPrChange w:id="1098" w:author="TUNQUI Carla (ctunqui)" w:date="2014-08-19T15:31:00Z">
              <w:rPr>
                <w:rStyle w:val="Lienhypertexte"/>
                <w:noProof/>
                <w:sz w:val="22"/>
              </w:rPr>
            </w:rPrChange>
          </w:rPr>
          <w:delText>Figure 6 : Planning global du stage</w:delText>
        </w:r>
        <w:r w:rsidRPr="00305757">
          <w:rPr>
            <w:noProof/>
            <w:webHidden/>
            <w:sz w:val="22"/>
            <w:szCs w:val="22"/>
            <w:rPrChange w:id="1099" w:author="TUNQUI Carla (ctunqui)" w:date="2014-08-19T15:31:00Z">
              <w:rPr>
                <w:noProof/>
                <w:webHidden/>
                <w:color w:val="0000FF"/>
                <w:sz w:val="22"/>
                <w:u w:val="single"/>
              </w:rPr>
            </w:rPrChange>
          </w:rPr>
          <w:tab/>
          <w:delText>17</w:delText>
        </w:r>
      </w:del>
    </w:p>
    <w:p w:rsidR="00000000" w:rsidRDefault="00305757">
      <w:pPr>
        <w:pStyle w:val="Tabledesillustrations"/>
        <w:tabs>
          <w:tab w:val="right" w:leader="dot" w:pos="9628"/>
        </w:tabs>
        <w:spacing w:line="360" w:lineRule="auto"/>
        <w:rPr>
          <w:del w:id="1100" w:author="TUNQUI Carla (ctunqui)" w:date="2014-08-19T15:31:00Z"/>
          <w:rFonts w:asciiTheme="minorHAnsi" w:eastAsiaTheme="minorEastAsia" w:hAnsiTheme="minorHAnsi" w:cstheme="minorBidi"/>
          <w:noProof/>
          <w:sz w:val="22"/>
          <w:szCs w:val="22"/>
          <w:rPrChange w:id="1101" w:author="TUNQUI Carla (ctunqui)" w:date="2014-08-19T15:31:00Z">
            <w:rPr>
              <w:del w:id="1102" w:author="TUNQUI Carla (ctunqui)" w:date="2014-08-19T15:31:00Z"/>
              <w:rFonts w:asciiTheme="minorHAnsi" w:eastAsiaTheme="minorEastAsia" w:hAnsiTheme="minorHAnsi" w:cstheme="minorBidi"/>
              <w:noProof/>
              <w:sz w:val="20"/>
              <w:szCs w:val="22"/>
            </w:rPr>
          </w:rPrChange>
        </w:rPr>
      </w:pPr>
      <w:del w:id="1103" w:author="TUNQUI Carla (ctunqui)" w:date="2014-08-19T15:31:00Z">
        <w:r w:rsidRPr="00305757">
          <w:rPr>
            <w:szCs w:val="22"/>
            <w:rPrChange w:id="1104" w:author="TUNQUI Carla (ctunqui)" w:date="2014-08-19T15:31:00Z">
              <w:rPr>
                <w:rStyle w:val="Lienhypertexte"/>
                <w:noProof/>
                <w:sz w:val="22"/>
              </w:rPr>
            </w:rPrChange>
          </w:rPr>
          <w:delText>Figure 7 : Étape 2 de la migration d'offre</w:delText>
        </w:r>
        <w:r w:rsidRPr="00305757">
          <w:rPr>
            <w:noProof/>
            <w:webHidden/>
            <w:sz w:val="22"/>
            <w:szCs w:val="22"/>
            <w:rPrChange w:id="1105" w:author="TUNQUI Carla (ctunqui)" w:date="2014-08-19T15:31:00Z">
              <w:rPr>
                <w:noProof/>
                <w:webHidden/>
                <w:color w:val="0000FF"/>
                <w:sz w:val="22"/>
                <w:u w:val="single"/>
              </w:rPr>
            </w:rPrChange>
          </w:rPr>
          <w:tab/>
          <w:delText>22</w:delText>
        </w:r>
      </w:del>
    </w:p>
    <w:p w:rsidR="00000000" w:rsidRDefault="00305757">
      <w:pPr>
        <w:pStyle w:val="Tabledesillustrations"/>
        <w:tabs>
          <w:tab w:val="right" w:leader="dot" w:pos="9628"/>
        </w:tabs>
        <w:spacing w:line="360" w:lineRule="auto"/>
        <w:rPr>
          <w:del w:id="1106" w:author="TUNQUI Carla (ctunqui)" w:date="2014-08-19T15:31:00Z"/>
          <w:rFonts w:asciiTheme="minorHAnsi" w:eastAsiaTheme="minorEastAsia" w:hAnsiTheme="minorHAnsi" w:cstheme="minorBidi"/>
          <w:noProof/>
          <w:sz w:val="22"/>
          <w:szCs w:val="22"/>
          <w:rPrChange w:id="1107" w:author="TUNQUI Carla (ctunqui)" w:date="2014-08-19T15:31:00Z">
            <w:rPr>
              <w:del w:id="1108" w:author="TUNQUI Carla (ctunqui)" w:date="2014-08-19T15:31:00Z"/>
              <w:rFonts w:asciiTheme="minorHAnsi" w:eastAsiaTheme="minorEastAsia" w:hAnsiTheme="minorHAnsi" w:cstheme="minorBidi"/>
              <w:noProof/>
              <w:sz w:val="20"/>
              <w:szCs w:val="22"/>
            </w:rPr>
          </w:rPrChange>
        </w:rPr>
      </w:pPr>
      <w:del w:id="1109" w:author="TUNQUI Carla (ctunqui)" w:date="2014-08-19T15:31:00Z">
        <w:r w:rsidRPr="00305757">
          <w:rPr>
            <w:szCs w:val="22"/>
            <w:rPrChange w:id="1110" w:author="TUNQUI Carla (ctunqui)" w:date="2014-08-19T15:31:00Z">
              <w:rPr>
                <w:rStyle w:val="Lienhypertexte"/>
                <w:noProof/>
                <w:sz w:val="22"/>
              </w:rPr>
            </w:rPrChange>
          </w:rPr>
          <w:delText>Figure 8 : Étape 3 de la migration d'offre</w:delText>
        </w:r>
        <w:r w:rsidRPr="00305757">
          <w:rPr>
            <w:noProof/>
            <w:webHidden/>
            <w:sz w:val="22"/>
            <w:szCs w:val="22"/>
            <w:rPrChange w:id="1111" w:author="TUNQUI Carla (ctunqui)" w:date="2014-08-19T15:31:00Z">
              <w:rPr>
                <w:noProof/>
                <w:webHidden/>
                <w:color w:val="0000FF"/>
                <w:sz w:val="22"/>
                <w:u w:val="single"/>
              </w:rPr>
            </w:rPrChange>
          </w:rPr>
          <w:tab/>
          <w:delText>22</w:delText>
        </w:r>
      </w:del>
    </w:p>
    <w:p w:rsidR="00000000" w:rsidRDefault="00305757">
      <w:pPr>
        <w:pStyle w:val="Tabledesillustrations"/>
        <w:tabs>
          <w:tab w:val="right" w:leader="dot" w:pos="9628"/>
        </w:tabs>
        <w:spacing w:line="360" w:lineRule="auto"/>
        <w:rPr>
          <w:del w:id="1112" w:author="TUNQUI Carla (ctunqui)" w:date="2014-08-19T15:31:00Z"/>
          <w:rFonts w:asciiTheme="minorHAnsi" w:eastAsiaTheme="minorEastAsia" w:hAnsiTheme="minorHAnsi" w:cstheme="minorBidi"/>
          <w:noProof/>
          <w:sz w:val="22"/>
          <w:szCs w:val="22"/>
          <w:rPrChange w:id="1113" w:author="TUNQUI Carla (ctunqui)" w:date="2014-08-19T15:31:00Z">
            <w:rPr>
              <w:del w:id="1114" w:author="TUNQUI Carla (ctunqui)" w:date="2014-08-19T15:31:00Z"/>
              <w:rFonts w:asciiTheme="minorHAnsi" w:eastAsiaTheme="minorEastAsia" w:hAnsiTheme="minorHAnsi" w:cstheme="minorBidi"/>
              <w:noProof/>
              <w:sz w:val="20"/>
              <w:szCs w:val="22"/>
            </w:rPr>
          </w:rPrChange>
        </w:rPr>
      </w:pPr>
      <w:del w:id="1115" w:author="TUNQUI Carla (ctunqui)" w:date="2014-08-19T15:31:00Z">
        <w:r w:rsidRPr="00305757">
          <w:rPr>
            <w:szCs w:val="22"/>
            <w:rPrChange w:id="1116" w:author="TUNQUI Carla (ctunqui)" w:date="2014-08-19T15:31:00Z">
              <w:rPr>
                <w:rStyle w:val="Lienhypertexte"/>
                <w:noProof/>
                <w:sz w:val="22"/>
              </w:rPr>
            </w:rPrChange>
          </w:rPr>
          <w:delText>Figure 9 : Lien de changement des numéros illimités</w:delText>
        </w:r>
        <w:r w:rsidRPr="00305757">
          <w:rPr>
            <w:noProof/>
            <w:webHidden/>
            <w:sz w:val="22"/>
            <w:szCs w:val="22"/>
            <w:rPrChange w:id="1117" w:author="TUNQUI Carla (ctunqui)" w:date="2014-08-19T15:31:00Z">
              <w:rPr>
                <w:noProof/>
                <w:webHidden/>
                <w:color w:val="0000FF"/>
                <w:sz w:val="22"/>
                <w:u w:val="single"/>
              </w:rPr>
            </w:rPrChange>
          </w:rPr>
          <w:tab/>
          <w:delText>23</w:delText>
        </w:r>
      </w:del>
    </w:p>
    <w:p w:rsidR="00000000" w:rsidRDefault="00305757">
      <w:pPr>
        <w:pStyle w:val="Tabledesillustrations"/>
        <w:tabs>
          <w:tab w:val="right" w:leader="dot" w:pos="9628"/>
        </w:tabs>
        <w:spacing w:line="360" w:lineRule="auto"/>
        <w:rPr>
          <w:del w:id="1118" w:author="TUNQUI Carla (ctunqui)" w:date="2014-08-19T15:31:00Z"/>
          <w:rFonts w:asciiTheme="minorHAnsi" w:eastAsiaTheme="minorEastAsia" w:hAnsiTheme="minorHAnsi" w:cstheme="minorBidi"/>
          <w:noProof/>
          <w:sz w:val="22"/>
          <w:szCs w:val="22"/>
          <w:rPrChange w:id="1119" w:author="TUNQUI Carla (ctunqui)" w:date="2014-08-19T15:31:00Z">
            <w:rPr>
              <w:del w:id="1120" w:author="TUNQUI Carla (ctunqui)" w:date="2014-08-19T15:31:00Z"/>
              <w:rFonts w:asciiTheme="minorHAnsi" w:eastAsiaTheme="minorEastAsia" w:hAnsiTheme="minorHAnsi" w:cstheme="minorBidi"/>
              <w:noProof/>
              <w:sz w:val="20"/>
              <w:szCs w:val="22"/>
            </w:rPr>
          </w:rPrChange>
        </w:rPr>
      </w:pPr>
      <w:del w:id="1121" w:author="TUNQUI Carla (ctunqui)" w:date="2014-08-19T15:31:00Z">
        <w:r w:rsidRPr="00305757">
          <w:rPr>
            <w:szCs w:val="22"/>
            <w:rPrChange w:id="1122" w:author="TUNQUI Carla (ctunqui)" w:date="2014-08-19T15:31:00Z">
              <w:rPr>
                <w:rStyle w:val="Lienhypertexte"/>
                <w:noProof/>
                <w:sz w:val="22"/>
              </w:rPr>
            </w:rPrChange>
          </w:rPr>
          <w:delText>Figure 10 : Diagramme de séquence de la modification des numéros illimités</w:delText>
        </w:r>
        <w:r w:rsidRPr="00305757">
          <w:rPr>
            <w:noProof/>
            <w:webHidden/>
            <w:sz w:val="22"/>
            <w:szCs w:val="22"/>
            <w:rPrChange w:id="1123" w:author="TUNQUI Carla (ctunqui)" w:date="2014-08-19T15:31:00Z">
              <w:rPr>
                <w:noProof/>
                <w:webHidden/>
                <w:color w:val="0000FF"/>
                <w:sz w:val="22"/>
                <w:u w:val="single"/>
              </w:rPr>
            </w:rPrChange>
          </w:rPr>
          <w:tab/>
          <w:delText>24</w:delText>
        </w:r>
      </w:del>
    </w:p>
    <w:p w:rsidR="00000000" w:rsidRDefault="00305757">
      <w:pPr>
        <w:pStyle w:val="Tabledesillustrations"/>
        <w:tabs>
          <w:tab w:val="right" w:leader="dot" w:pos="9628"/>
        </w:tabs>
        <w:spacing w:line="360" w:lineRule="auto"/>
        <w:rPr>
          <w:del w:id="1124" w:author="TUNQUI Carla (ctunqui)" w:date="2014-08-19T15:31:00Z"/>
          <w:rFonts w:asciiTheme="minorHAnsi" w:eastAsiaTheme="minorEastAsia" w:hAnsiTheme="minorHAnsi" w:cstheme="minorBidi"/>
          <w:noProof/>
          <w:sz w:val="22"/>
          <w:szCs w:val="22"/>
          <w:rPrChange w:id="1125" w:author="TUNQUI Carla (ctunqui)" w:date="2014-08-19T15:31:00Z">
            <w:rPr>
              <w:del w:id="1126" w:author="TUNQUI Carla (ctunqui)" w:date="2014-08-19T15:31:00Z"/>
              <w:rFonts w:asciiTheme="minorHAnsi" w:eastAsiaTheme="minorEastAsia" w:hAnsiTheme="minorHAnsi" w:cstheme="minorBidi"/>
              <w:noProof/>
              <w:sz w:val="20"/>
              <w:szCs w:val="22"/>
            </w:rPr>
          </w:rPrChange>
        </w:rPr>
      </w:pPr>
      <w:del w:id="1127" w:author="TUNQUI Carla (ctunqui)" w:date="2014-08-19T15:31:00Z">
        <w:r w:rsidRPr="00305757">
          <w:rPr>
            <w:szCs w:val="22"/>
            <w:rPrChange w:id="1128" w:author="TUNQUI Carla (ctunqui)" w:date="2014-08-19T15:31:00Z">
              <w:rPr>
                <w:rStyle w:val="Lienhypertexte"/>
                <w:noProof/>
                <w:sz w:val="22"/>
              </w:rPr>
            </w:rPrChange>
          </w:rPr>
          <w:lastRenderedPageBreak/>
          <w:delText>Figure 11 : Étape 1 de la modification des numéros illimités</w:delText>
        </w:r>
        <w:r w:rsidRPr="00305757">
          <w:rPr>
            <w:noProof/>
            <w:webHidden/>
            <w:sz w:val="22"/>
            <w:szCs w:val="22"/>
            <w:rPrChange w:id="1129" w:author="TUNQUI Carla (ctunqui)" w:date="2014-08-19T15:31:00Z">
              <w:rPr>
                <w:noProof/>
                <w:webHidden/>
                <w:color w:val="0000FF"/>
                <w:sz w:val="22"/>
                <w:u w:val="single"/>
              </w:rPr>
            </w:rPrChange>
          </w:rPr>
          <w:tab/>
          <w:delText>25</w:delText>
        </w:r>
      </w:del>
    </w:p>
    <w:p w:rsidR="00000000" w:rsidRDefault="00305757">
      <w:pPr>
        <w:pStyle w:val="Tabledesillustrations"/>
        <w:tabs>
          <w:tab w:val="right" w:leader="dot" w:pos="9628"/>
        </w:tabs>
        <w:spacing w:line="360" w:lineRule="auto"/>
        <w:rPr>
          <w:del w:id="1130" w:author="TUNQUI Carla (ctunqui)" w:date="2014-08-19T15:31:00Z"/>
          <w:rFonts w:asciiTheme="minorHAnsi" w:eastAsiaTheme="minorEastAsia" w:hAnsiTheme="minorHAnsi" w:cstheme="minorBidi"/>
          <w:noProof/>
          <w:sz w:val="22"/>
          <w:szCs w:val="22"/>
          <w:rPrChange w:id="1131" w:author="TUNQUI Carla (ctunqui)" w:date="2014-08-19T15:31:00Z">
            <w:rPr>
              <w:del w:id="1132" w:author="TUNQUI Carla (ctunqui)" w:date="2014-08-19T15:31:00Z"/>
              <w:rFonts w:asciiTheme="minorHAnsi" w:eastAsiaTheme="minorEastAsia" w:hAnsiTheme="minorHAnsi" w:cstheme="minorBidi"/>
              <w:noProof/>
              <w:sz w:val="20"/>
              <w:szCs w:val="22"/>
            </w:rPr>
          </w:rPrChange>
        </w:rPr>
      </w:pPr>
      <w:del w:id="1133" w:author="TUNQUI Carla (ctunqui)" w:date="2014-08-19T15:31:00Z">
        <w:r w:rsidRPr="00305757">
          <w:rPr>
            <w:szCs w:val="22"/>
            <w:rPrChange w:id="1134" w:author="TUNQUI Carla (ctunqui)" w:date="2014-08-19T15:31:00Z">
              <w:rPr>
                <w:rStyle w:val="Lienhypertexte"/>
                <w:noProof/>
                <w:sz w:val="22"/>
              </w:rPr>
            </w:rPrChange>
          </w:rPr>
          <w:delText>Figure 12 : Étape 2 de la modification des numéros illimités</w:delText>
        </w:r>
        <w:r w:rsidRPr="00305757">
          <w:rPr>
            <w:noProof/>
            <w:webHidden/>
            <w:sz w:val="22"/>
            <w:szCs w:val="22"/>
            <w:rPrChange w:id="1135" w:author="TUNQUI Carla (ctunqui)" w:date="2014-08-19T15:31:00Z">
              <w:rPr>
                <w:noProof/>
                <w:webHidden/>
                <w:color w:val="0000FF"/>
                <w:sz w:val="22"/>
                <w:u w:val="single"/>
              </w:rPr>
            </w:rPrChange>
          </w:rPr>
          <w:tab/>
          <w:delText>25</w:delText>
        </w:r>
      </w:del>
    </w:p>
    <w:p w:rsidR="00000000" w:rsidRDefault="00305757">
      <w:pPr>
        <w:pStyle w:val="Tabledesillustrations"/>
        <w:tabs>
          <w:tab w:val="right" w:leader="dot" w:pos="9628"/>
        </w:tabs>
        <w:spacing w:line="360" w:lineRule="auto"/>
        <w:rPr>
          <w:del w:id="1136" w:author="TUNQUI Carla (ctunqui)" w:date="2014-08-19T15:31:00Z"/>
          <w:rFonts w:asciiTheme="minorHAnsi" w:eastAsiaTheme="minorEastAsia" w:hAnsiTheme="minorHAnsi" w:cstheme="minorBidi"/>
          <w:noProof/>
          <w:sz w:val="22"/>
          <w:szCs w:val="22"/>
          <w:rPrChange w:id="1137" w:author="TUNQUI Carla (ctunqui)" w:date="2014-08-19T15:31:00Z">
            <w:rPr>
              <w:del w:id="1138" w:author="TUNQUI Carla (ctunqui)" w:date="2014-08-19T15:31:00Z"/>
              <w:rFonts w:asciiTheme="minorHAnsi" w:eastAsiaTheme="minorEastAsia" w:hAnsiTheme="minorHAnsi" w:cstheme="minorBidi"/>
              <w:noProof/>
              <w:sz w:val="20"/>
              <w:szCs w:val="22"/>
            </w:rPr>
          </w:rPrChange>
        </w:rPr>
      </w:pPr>
      <w:del w:id="1139" w:author="TUNQUI Carla (ctunqui)" w:date="2014-08-19T15:31:00Z">
        <w:r w:rsidRPr="00305757">
          <w:rPr>
            <w:szCs w:val="22"/>
            <w:rPrChange w:id="1140" w:author="TUNQUI Carla (ctunqui)" w:date="2014-08-19T15:31:00Z">
              <w:rPr>
                <w:rStyle w:val="Lienhypertexte"/>
                <w:noProof/>
                <w:sz w:val="22"/>
              </w:rPr>
            </w:rPrChange>
          </w:rPr>
          <w:delText>Figure 13 : Nouveau lien du bloc Mes Services</w:delText>
        </w:r>
        <w:r w:rsidRPr="00305757">
          <w:rPr>
            <w:noProof/>
            <w:webHidden/>
            <w:sz w:val="22"/>
            <w:szCs w:val="22"/>
            <w:rPrChange w:id="1141" w:author="TUNQUI Carla (ctunqui)" w:date="2014-08-19T15:31:00Z">
              <w:rPr>
                <w:noProof/>
                <w:webHidden/>
                <w:color w:val="0000FF"/>
                <w:sz w:val="22"/>
                <w:u w:val="single"/>
              </w:rPr>
            </w:rPrChange>
          </w:rPr>
          <w:tab/>
          <w:delText>27</w:delText>
        </w:r>
      </w:del>
    </w:p>
    <w:p w:rsidR="00000000" w:rsidRDefault="00305757">
      <w:pPr>
        <w:pStyle w:val="Tabledesillustrations"/>
        <w:tabs>
          <w:tab w:val="right" w:leader="dot" w:pos="9628"/>
        </w:tabs>
        <w:spacing w:line="360" w:lineRule="auto"/>
        <w:rPr>
          <w:del w:id="1142" w:author="TUNQUI Carla (ctunqui)" w:date="2014-08-19T15:31:00Z"/>
          <w:rFonts w:asciiTheme="minorHAnsi" w:eastAsiaTheme="minorEastAsia" w:hAnsiTheme="minorHAnsi" w:cstheme="minorBidi"/>
          <w:noProof/>
          <w:sz w:val="22"/>
          <w:szCs w:val="22"/>
          <w:rPrChange w:id="1143" w:author="TUNQUI Carla (ctunqui)" w:date="2014-08-19T15:31:00Z">
            <w:rPr>
              <w:del w:id="1144" w:author="TUNQUI Carla (ctunqui)" w:date="2014-08-19T15:31:00Z"/>
              <w:rFonts w:asciiTheme="minorHAnsi" w:eastAsiaTheme="minorEastAsia" w:hAnsiTheme="minorHAnsi" w:cstheme="minorBidi"/>
              <w:noProof/>
              <w:sz w:val="20"/>
              <w:szCs w:val="22"/>
            </w:rPr>
          </w:rPrChange>
        </w:rPr>
      </w:pPr>
      <w:del w:id="1145" w:author="TUNQUI Carla (ctunqui)" w:date="2014-08-19T15:31:00Z">
        <w:r w:rsidRPr="00305757">
          <w:rPr>
            <w:szCs w:val="22"/>
            <w:rPrChange w:id="1146" w:author="TUNQUI Carla (ctunqui)" w:date="2014-08-19T15:31:00Z">
              <w:rPr>
                <w:rStyle w:val="Lienhypertexte"/>
                <w:noProof/>
                <w:sz w:val="22"/>
              </w:rPr>
            </w:rPrChange>
          </w:rPr>
          <w:delText>Figure 14 : Modifications du tableau de bord PRO</w:delText>
        </w:r>
        <w:r w:rsidRPr="00305757">
          <w:rPr>
            <w:noProof/>
            <w:webHidden/>
            <w:sz w:val="22"/>
            <w:szCs w:val="22"/>
            <w:rPrChange w:id="1147" w:author="TUNQUI Carla (ctunqui)" w:date="2014-08-19T15:31:00Z">
              <w:rPr>
                <w:noProof/>
                <w:webHidden/>
                <w:color w:val="0000FF"/>
                <w:sz w:val="22"/>
                <w:u w:val="single"/>
              </w:rPr>
            </w:rPrChange>
          </w:rPr>
          <w:tab/>
          <w:delText>28</w:delText>
        </w:r>
      </w:del>
    </w:p>
    <w:p w:rsidR="00000000" w:rsidRDefault="00305757">
      <w:pPr>
        <w:pStyle w:val="Tabledesillustrations"/>
        <w:tabs>
          <w:tab w:val="right" w:leader="dot" w:pos="9628"/>
        </w:tabs>
        <w:spacing w:line="360" w:lineRule="auto"/>
        <w:rPr>
          <w:del w:id="1148" w:author="TUNQUI Carla (ctunqui)" w:date="2014-08-19T15:31:00Z"/>
          <w:rFonts w:asciiTheme="minorHAnsi" w:eastAsiaTheme="minorEastAsia" w:hAnsiTheme="minorHAnsi" w:cstheme="minorBidi"/>
          <w:noProof/>
          <w:sz w:val="22"/>
          <w:szCs w:val="22"/>
          <w:rPrChange w:id="1149" w:author="TUNQUI Carla (ctunqui)" w:date="2014-08-19T15:31:00Z">
            <w:rPr>
              <w:del w:id="1150" w:author="TUNQUI Carla (ctunqui)" w:date="2014-08-19T15:31:00Z"/>
              <w:rFonts w:asciiTheme="minorHAnsi" w:eastAsiaTheme="minorEastAsia" w:hAnsiTheme="minorHAnsi" w:cstheme="minorBidi"/>
              <w:noProof/>
              <w:sz w:val="20"/>
              <w:szCs w:val="22"/>
            </w:rPr>
          </w:rPrChange>
        </w:rPr>
      </w:pPr>
      <w:del w:id="1151" w:author="TUNQUI Carla (ctunqui)" w:date="2014-08-19T15:31:00Z">
        <w:r w:rsidRPr="00305757">
          <w:rPr>
            <w:szCs w:val="22"/>
            <w:rPrChange w:id="1152" w:author="TUNQUI Carla (ctunqui)" w:date="2014-08-19T15:31:00Z">
              <w:rPr>
                <w:rStyle w:val="Lienhypertexte"/>
                <w:noProof/>
                <w:sz w:val="22"/>
              </w:rPr>
            </w:rPrChange>
          </w:rPr>
          <w:delText>Figure 15 : Écran de suivi des lignes en débit réduit ou proches du débit réduit</w:delText>
        </w:r>
        <w:r w:rsidRPr="00305757">
          <w:rPr>
            <w:noProof/>
            <w:webHidden/>
            <w:sz w:val="22"/>
            <w:szCs w:val="22"/>
            <w:rPrChange w:id="1153" w:author="TUNQUI Carla (ctunqui)" w:date="2014-08-19T15:31:00Z">
              <w:rPr>
                <w:noProof/>
                <w:webHidden/>
                <w:color w:val="0000FF"/>
                <w:sz w:val="22"/>
                <w:u w:val="single"/>
              </w:rPr>
            </w:rPrChange>
          </w:rPr>
          <w:tab/>
          <w:delText>29</w:delText>
        </w:r>
      </w:del>
    </w:p>
    <w:p w:rsidR="00000000" w:rsidRDefault="00305757">
      <w:pPr>
        <w:pStyle w:val="Tabledesillustrations"/>
        <w:tabs>
          <w:tab w:val="right" w:leader="dot" w:pos="9628"/>
        </w:tabs>
        <w:spacing w:line="360" w:lineRule="auto"/>
        <w:rPr>
          <w:del w:id="1154" w:author="TUNQUI Carla (ctunqui)" w:date="2014-08-19T15:31:00Z"/>
          <w:rFonts w:asciiTheme="minorHAnsi" w:eastAsiaTheme="minorEastAsia" w:hAnsiTheme="minorHAnsi" w:cstheme="minorBidi"/>
          <w:noProof/>
          <w:sz w:val="22"/>
          <w:szCs w:val="22"/>
          <w:rPrChange w:id="1155" w:author="TUNQUI Carla (ctunqui)" w:date="2014-08-19T15:31:00Z">
            <w:rPr>
              <w:del w:id="1156" w:author="TUNQUI Carla (ctunqui)" w:date="2014-08-19T15:31:00Z"/>
              <w:rFonts w:asciiTheme="minorHAnsi" w:eastAsiaTheme="minorEastAsia" w:hAnsiTheme="minorHAnsi" w:cstheme="minorBidi"/>
              <w:noProof/>
              <w:sz w:val="20"/>
              <w:szCs w:val="22"/>
            </w:rPr>
          </w:rPrChange>
        </w:rPr>
      </w:pPr>
      <w:del w:id="1157" w:author="TUNQUI Carla (ctunqui)" w:date="2014-08-19T15:31:00Z">
        <w:r w:rsidRPr="00305757">
          <w:rPr>
            <w:szCs w:val="22"/>
            <w:rPrChange w:id="1158" w:author="TUNQUI Carla (ctunqui)" w:date="2014-08-19T15:31:00Z">
              <w:rPr>
                <w:rStyle w:val="Lienhypertexte"/>
                <w:noProof/>
                <w:sz w:val="22"/>
              </w:rPr>
            </w:rPrChange>
          </w:rPr>
          <w:delText>Figure 16 : Tests MyMT dans HP-QC</w:delText>
        </w:r>
        <w:r w:rsidRPr="00305757">
          <w:rPr>
            <w:noProof/>
            <w:webHidden/>
            <w:sz w:val="22"/>
            <w:szCs w:val="22"/>
            <w:rPrChange w:id="1159" w:author="TUNQUI Carla (ctunqui)" w:date="2014-08-19T15:31:00Z">
              <w:rPr>
                <w:noProof/>
                <w:webHidden/>
                <w:color w:val="0000FF"/>
                <w:sz w:val="22"/>
                <w:u w:val="single"/>
              </w:rPr>
            </w:rPrChange>
          </w:rPr>
          <w:tab/>
          <w:delText>30</w:delText>
        </w:r>
      </w:del>
    </w:p>
    <w:p w:rsidR="00000000" w:rsidRDefault="00305757">
      <w:pPr>
        <w:pStyle w:val="Tabledesillustrations"/>
        <w:tabs>
          <w:tab w:val="right" w:leader="dot" w:pos="9628"/>
        </w:tabs>
        <w:spacing w:line="360" w:lineRule="auto"/>
        <w:rPr>
          <w:del w:id="1160" w:author="TUNQUI Carla (ctunqui)" w:date="2014-08-19T15:31:00Z"/>
          <w:rFonts w:asciiTheme="minorHAnsi" w:eastAsiaTheme="minorEastAsia" w:hAnsiTheme="minorHAnsi" w:cstheme="minorBidi"/>
          <w:noProof/>
          <w:sz w:val="22"/>
          <w:szCs w:val="22"/>
          <w:rPrChange w:id="1161" w:author="TUNQUI Carla (ctunqui)" w:date="2014-08-19T15:31:00Z">
            <w:rPr>
              <w:del w:id="1162" w:author="TUNQUI Carla (ctunqui)" w:date="2014-08-19T15:31:00Z"/>
              <w:rFonts w:asciiTheme="minorHAnsi" w:eastAsiaTheme="minorEastAsia" w:hAnsiTheme="minorHAnsi" w:cstheme="minorBidi"/>
              <w:noProof/>
              <w:sz w:val="20"/>
              <w:szCs w:val="22"/>
            </w:rPr>
          </w:rPrChange>
        </w:rPr>
      </w:pPr>
      <w:del w:id="1163" w:author="TUNQUI Carla (ctunqui)" w:date="2014-08-19T15:31:00Z">
        <w:r w:rsidRPr="00305757">
          <w:rPr>
            <w:szCs w:val="22"/>
            <w:rPrChange w:id="1164" w:author="TUNQUI Carla (ctunqui)" w:date="2014-08-19T15:31:00Z">
              <w:rPr>
                <w:rStyle w:val="Lienhypertexte"/>
                <w:noProof/>
                <w:sz w:val="22"/>
              </w:rPr>
            </w:rPrChange>
          </w:rPr>
          <w:delText>Figure 17 : Fonctionnement du framework Struts 2</w:delText>
        </w:r>
        <w:r w:rsidRPr="00305757">
          <w:rPr>
            <w:noProof/>
            <w:webHidden/>
            <w:sz w:val="22"/>
            <w:szCs w:val="22"/>
            <w:rPrChange w:id="1165" w:author="TUNQUI Carla (ctunqui)" w:date="2014-08-19T15:31:00Z">
              <w:rPr>
                <w:noProof/>
                <w:webHidden/>
                <w:color w:val="0000FF"/>
                <w:sz w:val="22"/>
                <w:u w:val="single"/>
              </w:rPr>
            </w:rPrChange>
          </w:rPr>
          <w:tab/>
          <w:delText>32</w:delText>
        </w:r>
      </w:del>
    </w:p>
    <w:p w:rsidR="00000000" w:rsidRDefault="00305757">
      <w:pPr>
        <w:spacing w:line="360" w:lineRule="auto"/>
      </w:pPr>
      <w:r w:rsidRPr="00305757">
        <w:rPr>
          <w:sz w:val="22"/>
          <w:szCs w:val="22"/>
          <w:rPrChange w:id="1166" w:author="TUNQUI Carla (ctunqui)" w:date="2014-08-19T15:31:00Z">
            <w:rPr>
              <w:color w:val="0000FF"/>
              <w:sz w:val="18"/>
              <w:u w:val="single"/>
            </w:rPr>
          </w:rPrChange>
        </w:rPr>
        <w:fldChar w:fldCharType="end"/>
      </w:r>
    </w:p>
    <w:p w:rsidR="00D819F1" w:rsidRDefault="00D819F1" w:rsidP="00715DBD">
      <w:pPr>
        <w:spacing w:line="360" w:lineRule="auto"/>
      </w:pPr>
      <w:bookmarkStart w:id="1167" w:name="_GoBack"/>
      <w:bookmarkEnd w:id="1167"/>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819F1" w:rsidRDefault="00D819F1" w:rsidP="00715DBD">
      <w:pPr>
        <w:spacing w:line="360" w:lineRule="auto"/>
      </w:pPr>
    </w:p>
    <w:p w:rsidR="00D673E7" w:rsidRDefault="00A10255" w:rsidP="00715DBD">
      <w:pPr>
        <w:pStyle w:val="Titre1"/>
        <w:spacing w:line="360" w:lineRule="auto"/>
      </w:pPr>
      <w:bookmarkStart w:id="1168" w:name="_Toc396225582"/>
      <w:r>
        <w:t>I</w:t>
      </w:r>
      <w:r w:rsidR="00376B31">
        <w:t>ntroduction</w:t>
      </w:r>
      <w:bookmarkEnd w:id="1168"/>
    </w:p>
    <w:p w:rsidR="00DA3CD3" w:rsidRPr="008D69B3" w:rsidRDefault="004B599A" w:rsidP="00715DBD">
      <w:pPr>
        <w:spacing w:line="360" w:lineRule="auto"/>
        <w:rPr>
          <w:sz w:val="22"/>
          <w:szCs w:val="22"/>
        </w:rPr>
      </w:pPr>
      <w:r w:rsidRPr="004B599A">
        <w:rPr>
          <w:sz w:val="22"/>
          <w:szCs w:val="22"/>
        </w:rPr>
        <w:t>Dans le cadre de l’obtention du Master 2 MIAGE (Méthodes Informatiques Appliquées à la Gestion des Entreprises) à l’Institut des Sciences et Technologies de l'Information et de la Communication (ISTIC) de l’Université de Rennes 1, les étudiants doivent effectuer un stage de fin d’études d’une durée de 20 semaines minimum dans le sec</w:t>
      </w:r>
      <w:r w:rsidR="00820394">
        <w:rPr>
          <w:sz w:val="22"/>
          <w:szCs w:val="22"/>
        </w:rPr>
        <w:t xml:space="preserve">teur de l’Informatique. </w:t>
      </w:r>
      <w:r w:rsidR="00F16465">
        <w:rPr>
          <w:sz w:val="22"/>
          <w:szCs w:val="22"/>
        </w:rPr>
        <w:t>Pour ma part, j</w:t>
      </w:r>
      <w:r w:rsidRPr="004B599A">
        <w:rPr>
          <w:sz w:val="22"/>
          <w:szCs w:val="22"/>
        </w:rPr>
        <w:t>’ai réalisé mon stage</w:t>
      </w:r>
      <w:r w:rsidR="005D31B8">
        <w:rPr>
          <w:sz w:val="22"/>
          <w:szCs w:val="22"/>
        </w:rPr>
        <w:t xml:space="preserve"> de mars à août 2014</w:t>
      </w:r>
      <w:r w:rsidRPr="004B599A">
        <w:rPr>
          <w:sz w:val="22"/>
          <w:szCs w:val="22"/>
        </w:rPr>
        <w:t xml:space="preserve"> au sein d</w:t>
      </w:r>
      <w:r w:rsidR="00C87823">
        <w:rPr>
          <w:sz w:val="22"/>
          <w:szCs w:val="22"/>
        </w:rPr>
        <w:t>e la</w:t>
      </w:r>
      <w:r w:rsidRPr="004B599A">
        <w:rPr>
          <w:sz w:val="22"/>
          <w:szCs w:val="22"/>
        </w:rPr>
        <w:t xml:space="preserve"> société</w:t>
      </w:r>
      <w:r w:rsidR="00C87823">
        <w:rPr>
          <w:sz w:val="22"/>
          <w:szCs w:val="22"/>
        </w:rPr>
        <w:t xml:space="preserve"> Capgemini Télécom &amp; Services</w:t>
      </w:r>
      <w:r w:rsidR="005D31B8">
        <w:rPr>
          <w:sz w:val="22"/>
          <w:szCs w:val="22"/>
        </w:rPr>
        <w:t xml:space="preserve"> à </w:t>
      </w:r>
      <w:r w:rsidR="00C87823">
        <w:rPr>
          <w:sz w:val="22"/>
          <w:szCs w:val="22"/>
        </w:rPr>
        <w:t>Rennes</w:t>
      </w:r>
      <w:r w:rsidR="005D31B8">
        <w:rPr>
          <w:sz w:val="22"/>
          <w:szCs w:val="22"/>
        </w:rPr>
        <w:t xml:space="preserve">. Cette entreprise est </w:t>
      </w:r>
      <w:r w:rsidRPr="004B599A">
        <w:rPr>
          <w:sz w:val="22"/>
          <w:szCs w:val="22"/>
        </w:rPr>
        <w:t>spécialisée dans domaine du conseil, des services informatiques, et de l'infogérance.</w:t>
      </w:r>
    </w:p>
    <w:p w:rsidR="00DA3CD3" w:rsidRPr="008D69B3" w:rsidRDefault="00DA3CD3" w:rsidP="00715DBD">
      <w:pPr>
        <w:spacing w:line="360" w:lineRule="auto"/>
        <w:rPr>
          <w:sz w:val="22"/>
          <w:szCs w:val="22"/>
        </w:rPr>
      </w:pPr>
    </w:p>
    <w:p w:rsidR="00DA3CD3" w:rsidRDefault="00522DEC" w:rsidP="00715DBD">
      <w:pPr>
        <w:spacing w:line="360" w:lineRule="auto"/>
        <w:rPr>
          <w:sz w:val="22"/>
          <w:szCs w:val="22"/>
        </w:rPr>
      </w:pPr>
      <w:r>
        <w:rPr>
          <w:sz w:val="22"/>
          <w:szCs w:val="22"/>
        </w:rPr>
        <w:t xml:space="preserve">Dans le cadre de mon stage, j’ai participé à une équipe projet en charge de la maintenance évolutive des applications pour </w:t>
      </w:r>
      <w:r w:rsidR="00E71B2F">
        <w:rPr>
          <w:sz w:val="22"/>
          <w:szCs w:val="22"/>
        </w:rPr>
        <w:t>l’</w:t>
      </w:r>
      <w:r>
        <w:rPr>
          <w:sz w:val="22"/>
          <w:szCs w:val="22"/>
        </w:rPr>
        <w:t xml:space="preserve">opérateur </w:t>
      </w:r>
      <w:r w:rsidR="006155A2">
        <w:rPr>
          <w:sz w:val="22"/>
          <w:szCs w:val="22"/>
        </w:rPr>
        <w:t>télécom</w:t>
      </w:r>
      <w:r w:rsidR="00E71B2F">
        <w:rPr>
          <w:sz w:val="22"/>
          <w:szCs w:val="22"/>
        </w:rPr>
        <w:t xml:space="preserve"> Monaco Telecom. Le projet </w:t>
      </w:r>
      <w:r w:rsidR="00C03D7A">
        <w:rPr>
          <w:sz w:val="22"/>
          <w:szCs w:val="22"/>
        </w:rPr>
        <w:t xml:space="preserve">auquel </w:t>
      </w:r>
      <w:r w:rsidR="00E71B2F">
        <w:rPr>
          <w:sz w:val="22"/>
          <w:szCs w:val="22"/>
        </w:rPr>
        <w:t>j</w:t>
      </w:r>
      <w:r w:rsidR="000134BB">
        <w:rPr>
          <w:sz w:val="22"/>
          <w:szCs w:val="22"/>
        </w:rPr>
        <w:t>’étais</w:t>
      </w:r>
      <w:r w:rsidR="00E71B2F">
        <w:rPr>
          <w:sz w:val="22"/>
          <w:szCs w:val="22"/>
        </w:rPr>
        <w:t xml:space="preserve"> rattachée est </w:t>
      </w:r>
      <w:r w:rsidR="00F471D3">
        <w:rPr>
          <w:sz w:val="22"/>
          <w:szCs w:val="22"/>
        </w:rPr>
        <w:t xml:space="preserve">MyMT, </w:t>
      </w:r>
      <w:r w:rsidR="00E71B2F">
        <w:rPr>
          <w:sz w:val="22"/>
          <w:szCs w:val="22"/>
        </w:rPr>
        <w:t xml:space="preserve">application selfcare </w:t>
      </w:r>
      <w:r w:rsidR="00F471D3">
        <w:rPr>
          <w:sz w:val="22"/>
          <w:szCs w:val="22"/>
        </w:rPr>
        <w:t xml:space="preserve">dédiée aux </w:t>
      </w:r>
      <w:r w:rsidR="00E71B2F">
        <w:rPr>
          <w:sz w:val="22"/>
          <w:szCs w:val="22"/>
        </w:rPr>
        <w:t>clients</w:t>
      </w:r>
      <w:r w:rsidR="009B0A54">
        <w:rPr>
          <w:sz w:val="22"/>
          <w:szCs w:val="22"/>
        </w:rPr>
        <w:t>.</w:t>
      </w:r>
      <w:r w:rsidR="00E71B2F">
        <w:rPr>
          <w:sz w:val="22"/>
          <w:szCs w:val="22"/>
        </w:rPr>
        <w:t xml:space="preserve"> </w:t>
      </w:r>
      <w:r w:rsidR="009B0A54">
        <w:rPr>
          <w:sz w:val="22"/>
          <w:szCs w:val="22"/>
        </w:rPr>
        <w:t xml:space="preserve">Il </w:t>
      </w:r>
      <w:r w:rsidR="00E71B2F">
        <w:rPr>
          <w:sz w:val="22"/>
          <w:szCs w:val="22"/>
        </w:rPr>
        <w:t>s’agi</w:t>
      </w:r>
      <w:r w:rsidR="009F061E">
        <w:rPr>
          <w:sz w:val="22"/>
          <w:szCs w:val="22"/>
        </w:rPr>
        <w:t>ssait</w:t>
      </w:r>
      <w:r w:rsidR="00E71B2F">
        <w:rPr>
          <w:sz w:val="22"/>
          <w:szCs w:val="22"/>
        </w:rPr>
        <w:t xml:space="preserve"> de faire des évolutions de l’application en utilisan</w:t>
      </w:r>
      <w:r w:rsidR="00C87823">
        <w:rPr>
          <w:sz w:val="22"/>
          <w:szCs w:val="22"/>
        </w:rPr>
        <w:t xml:space="preserve">t le framework </w:t>
      </w:r>
      <w:r w:rsidR="00C076A1">
        <w:rPr>
          <w:sz w:val="22"/>
          <w:szCs w:val="22"/>
        </w:rPr>
        <w:t xml:space="preserve">J2EE </w:t>
      </w:r>
      <w:r w:rsidR="00C87823">
        <w:rPr>
          <w:sz w:val="22"/>
          <w:szCs w:val="22"/>
        </w:rPr>
        <w:t>Struts</w:t>
      </w:r>
      <w:r w:rsidR="00E1752E">
        <w:rPr>
          <w:sz w:val="22"/>
          <w:szCs w:val="22"/>
        </w:rPr>
        <w:t xml:space="preserve"> 2</w:t>
      </w:r>
      <w:r w:rsidR="00C87823">
        <w:rPr>
          <w:sz w:val="22"/>
          <w:szCs w:val="22"/>
        </w:rPr>
        <w:t>.</w:t>
      </w:r>
    </w:p>
    <w:p w:rsidR="00843340" w:rsidRDefault="00843340" w:rsidP="00715DBD">
      <w:pPr>
        <w:spacing w:line="360" w:lineRule="auto"/>
        <w:rPr>
          <w:sz w:val="22"/>
          <w:szCs w:val="22"/>
        </w:rPr>
      </w:pPr>
    </w:p>
    <w:p w:rsidR="00843340" w:rsidRDefault="00843340" w:rsidP="00715DBD">
      <w:pPr>
        <w:spacing w:line="360" w:lineRule="auto"/>
        <w:rPr>
          <w:sz w:val="22"/>
          <w:szCs w:val="22"/>
        </w:rPr>
      </w:pPr>
      <w:r w:rsidRPr="00843340">
        <w:rPr>
          <w:iCs/>
          <w:sz w:val="22"/>
          <w:szCs w:val="22"/>
        </w:rPr>
        <w:t>L'enjeu de ce stage était donc de découvrir un nouvel univers professionnel et d'élargir mes compétences</w:t>
      </w:r>
      <w:r>
        <w:rPr>
          <w:iCs/>
          <w:sz w:val="22"/>
          <w:szCs w:val="22"/>
        </w:rPr>
        <w:t>. M</w:t>
      </w:r>
      <w:r w:rsidRPr="00843340">
        <w:rPr>
          <w:iCs/>
          <w:sz w:val="22"/>
          <w:szCs w:val="22"/>
        </w:rPr>
        <w:t>es missions au cours du stage ont été les suivantes</w:t>
      </w:r>
      <w:r>
        <w:rPr>
          <w:iCs/>
          <w:sz w:val="22"/>
          <w:szCs w:val="22"/>
        </w:rPr>
        <w:t> </w:t>
      </w:r>
      <w:r>
        <w:rPr>
          <w:sz w:val="22"/>
          <w:szCs w:val="22"/>
        </w:rPr>
        <w:t>: développer les évolutions de l’application demandées par le client, intégrer ces évolutions et les valider. Egalement j’ai fait des corrections et validations des versions précédentes de l’application.</w:t>
      </w:r>
    </w:p>
    <w:p w:rsidR="00843340" w:rsidRDefault="00843340" w:rsidP="00715DBD">
      <w:pPr>
        <w:spacing w:line="360" w:lineRule="auto"/>
        <w:rPr>
          <w:sz w:val="22"/>
          <w:szCs w:val="22"/>
        </w:rPr>
      </w:pPr>
    </w:p>
    <w:p w:rsidR="00A77784" w:rsidRDefault="004B599A" w:rsidP="00715DBD">
      <w:pPr>
        <w:spacing w:line="360" w:lineRule="auto"/>
        <w:rPr>
          <w:sz w:val="22"/>
          <w:szCs w:val="22"/>
        </w:rPr>
      </w:pPr>
      <w:r w:rsidRPr="004B599A">
        <w:rPr>
          <w:sz w:val="22"/>
          <w:szCs w:val="22"/>
        </w:rPr>
        <w:t xml:space="preserve">Dans le but de rendre compte le plus fidèlement possible de mon stage, </w:t>
      </w:r>
      <w:r w:rsidR="006638F2">
        <w:rPr>
          <w:sz w:val="22"/>
          <w:szCs w:val="22"/>
        </w:rPr>
        <w:t>je propose</w:t>
      </w:r>
      <w:r w:rsidRPr="004B599A">
        <w:rPr>
          <w:sz w:val="22"/>
          <w:szCs w:val="22"/>
        </w:rPr>
        <w:t xml:space="preserve"> dans un premier temps une présentation générale de la société Capgemini et de ses activités. J’explique ensuite en quoi consiste le projet qui m’a été confié, puis je </w:t>
      </w:r>
      <w:r w:rsidR="0054528F">
        <w:rPr>
          <w:sz w:val="22"/>
          <w:szCs w:val="22"/>
        </w:rPr>
        <w:t xml:space="preserve">présente le </w:t>
      </w:r>
      <w:r w:rsidRPr="004B599A">
        <w:rPr>
          <w:sz w:val="22"/>
          <w:szCs w:val="22"/>
        </w:rPr>
        <w:t>travail effectué</w:t>
      </w:r>
      <w:r w:rsidR="00333A6C">
        <w:rPr>
          <w:sz w:val="22"/>
          <w:szCs w:val="22"/>
        </w:rPr>
        <w:t xml:space="preserve">. Enfin, je </w:t>
      </w:r>
      <w:r w:rsidR="006267D5">
        <w:rPr>
          <w:sz w:val="22"/>
          <w:szCs w:val="22"/>
        </w:rPr>
        <w:t xml:space="preserve">termine </w:t>
      </w:r>
      <w:r w:rsidR="00333A6C">
        <w:rPr>
          <w:sz w:val="22"/>
          <w:szCs w:val="22"/>
        </w:rPr>
        <w:t xml:space="preserve">par une </w:t>
      </w:r>
      <w:r w:rsidR="006E1959">
        <w:rPr>
          <w:sz w:val="22"/>
          <w:szCs w:val="22"/>
        </w:rPr>
        <w:t>conclusion</w:t>
      </w:r>
      <w:r w:rsidR="00333A6C">
        <w:rPr>
          <w:sz w:val="22"/>
          <w:szCs w:val="22"/>
        </w:rPr>
        <w:t xml:space="preserve"> </w:t>
      </w:r>
      <w:r w:rsidRPr="004B599A">
        <w:rPr>
          <w:sz w:val="22"/>
          <w:szCs w:val="22"/>
        </w:rPr>
        <w:t>du stage.</w:t>
      </w:r>
    </w:p>
    <w:p w:rsidR="00ED13FC" w:rsidRPr="00376B31" w:rsidRDefault="00ED13FC" w:rsidP="00715DBD">
      <w:pPr>
        <w:spacing w:line="360" w:lineRule="auto"/>
        <w:rPr>
          <w:sz w:val="22"/>
          <w:szCs w:val="22"/>
        </w:rPr>
      </w:pPr>
    </w:p>
    <w:p w:rsidR="00D673E7" w:rsidRPr="00217233" w:rsidRDefault="00D673E7" w:rsidP="00715DBD">
      <w:pPr>
        <w:spacing w:before="0" w:after="0" w:line="360" w:lineRule="auto"/>
        <w:jc w:val="left"/>
      </w:pPr>
    </w:p>
    <w:p w:rsidR="002A2850" w:rsidRDefault="00C224EE" w:rsidP="00715DBD">
      <w:pPr>
        <w:spacing w:before="0" w:after="0" w:line="360" w:lineRule="auto"/>
        <w:jc w:val="left"/>
      </w:pPr>
      <w:r>
        <w:br w:type="page"/>
      </w:r>
    </w:p>
    <w:p w:rsidR="00BB7F0B" w:rsidRDefault="00A10255" w:rsidP="00BB7F0B">
      <w:pPr>
        <w:pStyle w:val="Titre1"/>
        <w:spacing w:line="360" w:lineRule="auto"/>
      </w:pPr>
      <w:bookmarkStart w:id="1169" w:name="_Toc396225583"/>
      <w:r>
        <w:lastRenderedPageBreak/>
        <w:t>P</w:t>
      </w:r>
      <w:r w:rsidR="001D17F6">
        <w:t>r</w:t>
      </w:r>
      <w:r w:rsidR="00820394">
        <w:t>É</w:t>
      </w:r>
      <w:r w:rsidR="001D17F6">
        <w:t xml:space="preserve">sentation de </w:t>
      </w:r>
      <w:r w:rsidR="00D543CC">
        <w:t>l’entreprise</w:t>
      </w:r>
      <w:bookmarkEnd w:id="1169"/>
    </w:p>
    <w:p w:rsidR="00BB7F0B" w:rsidRDefault="00BB7F0B" w:rsidP="00BB7F0B">
      <w:pPr>
        <w:spacing w:line="360" w:lineRule="auto"/>
        <w:rPr>
          <w:sz w:val="22"/>
        </w:rPr>
      </w:pPr>
      <w:r w:rsidRPr="00BB7F0B">
        <w:rPr>
          <w:sz w:val="22"/>
        </w:rPr>
        <w:t>Créé</w:t>
      </w:r>
      <w:r w:rsidR="0097256F">
        <w:rPr>
          <w:sz w:val="22"/>
        </w:rPr>
        <w:t>e</w:t>
      </w:r>
      <w:r w:rsidRPr="00BB7F0B">
        <w:rPr>
          <w:sz w:val="22"/>
        </w:rPr>
        <w:t xml:space="preserve"> le 1er octobre 1967 à Grenoble, France par Serge Kampf, Capgemini est la première SSII dans le secteur des services informatiques en France, et figure parmi le 5 premiers mondiaux.</w:t>
      </w:r>
    </w:p>
    <w:p w:rsidR="001614E0" w:rsidRPr="00BB7F0B" w:rsidRDefault="001614E0" w:rsidP="00BB7F0B">
      <w:pPr>
        <w:spacing w:line="360" w:lineRule="auto"/>
        <w:rPr>
          <w:sz w:val="22"/>
        </w:rPr>
      </w:pPr>
    </w:p>
    <w:p w:rsidR="002717BC" w:rsidRDefault="00C7468C" w:rsidP="00F1071B">
      <w:pPr>
        <w:pStyle w:val="Titre2"/>
        <w:spacing w:before="0" w:after="0" w:line="360" w:lineRule="auto"/>
      </w:pPr>
      <w:bookmarkStart w:id="1170" w:name="_Toc396225584"/>
      <w:r>
        <w:t>H</w:t>
      </w:r>
      <w:r w:rsidR="002717BC">
        <w:t>istorique du groupe</w:t>
      </w:r>
      <w:bookmarkEnd w:id="1170"/>
    </w:p>
    <w:p w:rsidR="00F1071B" w:rsidRPr="00F1071B" w:rsidRDefault="00F1071B" w:rsidP="00F1071B">
      <w:pPr>
        <w:spacing w:before="0" w:after="0"/>
      </w:pPr>
    </w:p>
    <w:p w:rsidR="002717BC" w:rsidRPr="002717BC" w:rsidRDefault="002717BC" w:rsidP="00F1071B">
      <w:pPr>
        <w:spacing w:before="0" w:after="0" w:line="360" w:lineRule="auto"/>
        <w:rPr>
          <w:sz w:val="22"/>
        </w:rPr>
      </w:pPr>
      <w:r w:rsidRPr="002717BC">
        <w:rPr>
          <w:sz w:val="22"/>
        </w:rPr>
        <w:t>Capgemini a su perdurer dans le temps en s’adaptant à chaque fois à son époque. L’évolution de l’entreprise démontre bien sa volonté d’ouverture et de diversification de ces domaines d’activités. Le graphique chronologique suivant montre l’évolution et l’expansion du groupe en rachetant des entreprises spécialisées dans d’autres secteurs. Ceci rend Capgemini capable de fournir des solutions diverses et adaptées à ses clients.</w:t>
      </w:r>
    </w:p>
    <w:p w:rsidR="00EE6051" w:rsidRDefault="00EE6051" w:rsidP="00F1071B">
      <w:pPr>
        <w:pStyle w:val="Lgende"/>
        <w:spacing w:after="0" w:line="360" w:lineRule="auto"/>
      </w:pPr>
    </w:p>
    <w:p w:rsidR="002717BC" w:rsidRDefault="00EE6051" w:rsidP="00EE6051">
      <w:pPr>
        <w:jc w:val="center"/>
      </w:pPr>
      <w:r>
        <w:rPr>
          <w:noProof/>
        </w:rPr>
        <w:drawing>
          <wp:inline distT="0" distB="0" distL="0" distR="0">
            <wp:extent cx="5476875" cy="2838450"/>
            <wp:effectExtent l="19050" t="0" r="9525"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476875" cy="2838450"/>
                    </a:xfrm>
                    <a:prstGeom prst="rect">
                      <a:avLst/>
                    </a:prstGeom>
                    <a:noFill/>
                    <a:ln w="9525">
                      <a:noFill/>
                      <a:miter lim="800000"/>
                      <a:headEnd/>
                      <a:tailEnd/>
                    </a:ln>
                  </pic:spPr>
                </pic:pic>
              </a:graphicData>
            </a:graphic>
          </wp:inline>
        </w:drawing>
      </w:r>
    </w:p>
    <w:p w:rsidR="00EE6051" w:rsidRDefault="00EE6051" w:rsidP="00EE6051">
      <w:pPr>
        <w:pStyle w:val="Lgende"/>
        <w:jc w:val="center"/>
      </w:pPr>
      <w:bookmarkStart w:id="1171" w:name="_Toc396225614"/>
      <w:r>
        <w:t xml:space="preserve">Figure </w:t>
      </w:r>
      <w:fldSimple w:instr=" SEQ Figure \* ARABIC ">
        <w:r w:rsidR="00FF444B">
          <w:rPr>
            <w:noProof/>
          </w:rPr>
          <w:t>1</w:t>
        </w:r>
      </w:fldSimple>
      <w:r w:rsidR="00AF167A">
        <w:t> :</w:t>
      </w:r>
      <w:r>
        <w:t xml:space="preserve"> Historique de Capgemini</w:t>
      </w:r>
      <w:bookmarkEnd w:id="1171"/>
    </w:p>
    <w:p w:rsidR="00EE6051" w:rsidRDefault="00EE6051" w:rsidP="00EE6051"/>
    <w:p w:rsidR="001614E0" w:rsidRDefault="00820394" w:rsidP="001614E0">
      <w:pPr>
        <w:pStyle w:val="Titre2"/>
        <w:spacing w:after="0"/>
      </w:pPr>
      <w:bookmarkStart w:id="1172" w:name="_Toc396225585"/>
      <w:r>
        <w:t>Chiffres clÉ</w:t>
      </w:r>
      <w:r w:rsidR="004D4C52">
        <w:t>s</w:t>
      </w:r>
      <w:bookmarkEnd w:id="1172"/>
    </w:p>
    <w:p w:rsidR="001614E0" w:rsidRPr="001614E0" w:rsidRDefault="001614E0" w:rsidP="001614E0">
      <w:pPr>
        <w:spacing w:after="0"/>
      </w:pPr>
    </w:p>
    <w:p w:rsidR="004D4C52" w:rsidRDefault="004D4C52" w:rsidP="001614E0">
      <w:pPr>
        <w:spacing w:after="0" w:line="360" w:lineRule="auto"/>
        <w:rPr>
          <w:rFonts w:cs="Arial"/>
          <w:sz w:val="22"/>
          <w:szCs w:val="24"/>
        </w:rPr>
      </w:pPr>
      <w:r w:rsidRPr="004B599A">
        <w:rPr>
          <w:rFonts w:cs="Arial"/>
          <w:sz w:val="22"/>
          <w:szCs w:val="24"/>
        </w:rPr>
        <w:t>Capgemini repose sur un effectif de plus de 130 000 collaborateurs et une présence dans plus de 40 pays, la société est l'un des leaders mondiaux en matière de conseil, de services technologiques et d'infogérance. Le groupe a réalisé un chiffre d'affaires mondial de 10,1 milliards d'euros en 2013.</w:t>
      </w:r>
    </w:p>
    <w:p w:rsidR="00A8690E" w:rsidRDefault="00A8690E" w:rsidP="001614E0">
      <w:pPr>
        <w:spacing w:after="0" w:line="360" w:lineRule="auto"/>
        <w:rPr>
          <w:ins w:id="1173" w:author="TUNQUI Carla (ctunqui)" w:date="2014-08-19T15:33:00Z"/>
          <w:rFonts w:cs="Arial"/>
          <w:sz w:val="22"/>
          <w:szCs w:val="24"/>
        </w:rPr>
      </w:pPr>
    </w:p>
    <w:p w:rsidR="00951D6A" w:rsidRPr="008D69B3" w:rsidRDefault="00951D6A" w:rsidP="001614E0">
      <w:pPr>
        <w:spacing w:after="0" w:line="360" w:lineRule="auto"/>
        <w:rPr>
          <w:rFonts w:cs="Arial"/>
          <w:sz w:val="22"/>
          <w:szCs w:val="24"/>
        </w:rPr>
      </w:pPr>
    </w:p>
    <w:p w:rsidR="004D4C52" w:rsidRPr="00A10255" w:rsidRDefault="004D4C52" w:rsidP="009F2A58">
      <w:pPr>
        <w:spacing w:before="100" w:beforeAutospacing="1" w:after="0" w:line="360" w:lineRule="auto"/>
        <w:rPr>
          <w:rFonts w:cs="Arial"/>
          <w:b/>
          <w:sz w:val="22"/>
          <w:szCs w:val="24"/>
        </w:rPr>
      </w:pPr>
      <w:r w:rsidRPr="00A10255">
        <w:rPr>
          <w:rFonts w:cs="Arial"/>
          <w:b/>
          <w:sz w:val="22"/>
          <w:szCs w:val="24"/>
        </w:rPr>
        <w:lastRenderedPageBreak/>
        <w:t>Répartition du chiffre d’affaire sur les régions en 2013 :</w:t>
      </w:r>
    </w:p>
    <w:p w:rsidR="004D4C52" w:rsidRPr="00A10255" w:rsidRDefault="004D4C52" w:rsidP="009F2A58">
      <w:pPr>
        <w:pStyle w:val="Paragraphedeliste"/>
        <w:numPr>
          <w:ilvl w:val="0"/>
          <w:numId w:val="19"/>
        </w:numPr>
        <w:spacing w:before="0" w:after="0" w:line="360" w:lineRule="auto"/>
        <w:rPr>
          <w:rFonts w:cs="Arial"/>
          <w:sz w:val="22"/>
          <w:szCs w:val="24"/>
        </w:rPr>
      </w:pPr>
      <w:r w:rsidRPr="00A10255">
        <w:rPr>
          <w:rFonts w:cs="Arial"/>
          <w:sz w:val="22"/>
          <w:szCs w:val="24"/>
        </w:rPr>
        <w:t>France: 21,7%</w:t>
      </w:r>
    </w:p>
    <w:p w:rsidR="004D4C52" w:rsidRPr="00A10255" w:rsidRDefault="007538B8" w:rsidP="009F2A58">
      <w:pPr>
        <w:pStyle w:val="Paragraphedeliste"/>
        <w:numPr>
          <w:ilvl w:val="0"/>
          <w:numId w:val="19"/>
        </w:numPr>
        <w:spacing w:before="0" w:after="0" w:line="360" w:lineRule="auto"/>
        <w:rPr>
          <w:rFonts w:cs="Arial"/>
          <w:sz w:val="22"/>
          <w:szCs w:val="24"/>
        </w:rPr>
      </w:pPr>
      <w:r w:rsidRPr="00A10255">
        <w:rPr>
          <w:rFonts w:cs="Arial"/>
          <w:sz w:val="22"/>
          <w:szCs w:val="24"/>
        </w:rPr>
        <w:t>Royaume-Uni</w:t>
      </w:r>
      <w:r w:rsidR="004D4C52" w:rsidRPr="00A10255">
        <w:rPr>
          <w:rFonts w:cs="Arial"/>
          <w:sz w:val="22"/>
          <w:szCs w:val="24"/>
        </w:rPr>
        <w:t xml:space="preserve"> &amp; Irlande : 19,9%</w:t>
      </w:r>
    </w:p>
    <w:p w:rsidR="004D4C52" w:rsidRPr="00A10255" w:rsidRDefault="004D4C52" w:rsidP="00291F26">
      <w:pPr>
        <w:pStyle w:val="Paragraphedeliste"/>
        <w:numPr>
          <w:ilvl w:val="0"/>
          <w:numId w:val="19"/>
        </w:numPr>
        <w:spacing w:before="0" w:after="0" w:line="360" w:lineRule="auto"/>
        <w:rPr>
          <w:rFonts w:cs="Arial"/>
          <w:sz w:val="22"/>
          <w:szCs w:val="24"/>
        </w:rPr>
      </w:pPr>
      <w:r w:rsidRPr="00A10255">
        <w:rPr>
          <w:rFonts w:cs="Arial"/>
          <w:sz w:val="22"/>
          <w:szCs w:val="24"/>
        </w:rPr>
        <w:t>Amérique du Nord : 20.6%</w:t>
      </w:r>
    </w:p>
    <w:p w:rsidR="004D4C52" w:rsidRPr="00A10255" w:rsidRDefault="004D4C52" w:rsidP="00291F26">
      <w:pPr>
        <w:pStyle w:val="Paragraphedeliste"/>
        <w:numPr>
          <w:ilvl w:val="0"/>
          <w:numId w:val="19"/>
        </w:numPr>
        <w:spacing w:before="0" w:after="0" w:line="360" w:lineRule="auto"/>
        <w:rPr>
          <w:rFonts w:cs="Arial"/>
          <w:sz w:val="22"/>
          <w:szCs w:val="24"/>
        </w:rPr>
      </w:pPr>
      <w:r w:rsidRPr="00A10255">
        <w:rPr>
          <w:rFonts w:cs="Arial"/>
          <w:sz w:val="22"/>
          <w:szCs w:val="24"/>
        </w:rPr>
        <w:t>Reste de l’Europe, Asie et Amérique latine : 27,1%</w:t>
      </w:r>
    </w:p>
    <w:p w:rsidR="004D4C52" w:rsidRPr="00A10255" w:rsidRDefault="004D4C52" w:rsidP="00291F26">
      <w:pPr>
        <w:pStyle w:val="Paragraphedeliste"/>
        <w:numPr>
          <w:ilvl w:val="0"/>
          <w:numId w:val="19"/>
        </w:numPr>
        <w:spacing w:before="0" w:after="0" w:line="360" w:lineRule="auto"/>
        <w:rPr>
          <w:rFonts w:cs="Arial"/>
          <w:sz w:val="22"/>
          <w:szCs w:val="24"/>
        </w:rPr>
      </w:pPr>
      <w:r w:rsidRPr="00A10255">
        <w:rPr>
          <w:rFonts w:cs="Arial"/>
          <w:sz w:val="22"/>
          <w:szCs w:val="24"/>
        </w:rPr>
        <w:t>Benelux: 10,7%</w:t>
      </w:r>
    </w:p>
    <w:p w:rsidR="004D4C52" w:rsidRPr="00A10255" w:rsidRDefault="004D4C52" w:rsidP="009F2A58">
      <w:pPr>
        <w:spacing w:before="100" w:beforeAutospacing="1" w:after="0" w:line="360" w:lineRule="auto"/>
        <w:rPr>
          <w:rFonts w:cs="Arial"/>
          <w:b/>
          <w:sz w:val="22"/>
          <w:szCs w:val="24"/>
        </w:rPr>
      </w:pPr>
      <w:r w:rsidRPr="00A10255">
        <w:rPr>
          <w:rFonts w:cs="Arial"/>
          <w:b/>
          <w:sz w:val="22"/>
          <w:szCs w:val="24"/>
        </w:rPr>
        <w:t>Répartition du chiffre d’affaire par disciplines en 2013 :</w:t>
      </w:r>
    </w:p>
    <w:p w:rsidR="004D4C52" w:rsidRPr="00A10255" w:rsidRDefault="004D4C52" w:rsidP="009F2A58">
      <w:pPr>
        <w:pStyle w:val="Paragraphedeliste"/>
        <w:numPr>
          <w:ilvl w:val="0"/>
          <w:numId w:val="20"/>
        </w:numPr>
        <w:spacing w:before="0" w:after="0" w:line="360" w:lineRule="auto"/>
        <w:rPr>
          <w:rFonts w:cs="Arial"/>
          <w:sz w:val="22"/>
          <w:szCs w:val="24"/>
        </w:rPr>
      </w:pPr>
      <w:r w:rsidRPr="00A10255">
        <w:rPr>
          <w:rFonts w:cs="Arial"/>
          <w:sz w:val="22"/>
          <w:szCs w:val="24"/>
        </w:rPr>
        <w:t>Conseil (CC): 4,5%</w:t>
      </w:r>
    </w:p>
    <w:p w:rsidR="004D4C52" w:rsidRPr="00A10255" w:rsidRDefault="004D4C52" w:rsidP="009F2A58">
      <w:pPr>
        <w:pStyle w:val="Paragraphedeliste"/>
        <w:numPr>
          <w:ilvl w:val="0"/>
          <w:numId w:val="20"/>
        </w:numPr>
        <w:spacing w:before="0" w:after="0" w:line="360" w:lineRule="auto"/>
        <w:rPr>
          <w:rFonts w:cs="Arial"/>
          <w:sz w:val="22"/>
          <w:szCs w:val="24"/>
        </w:rPr>
      </w:pPr>
      <w:r w:rsidRPr="00A10255">
        <w:rPr>
          <w:rFonts w:cs="Arial"/>
          <w:sz w:val="22"/>
          <w:szCs w:val="24"/>
        </w:rPr>
        <w:t>Intégration de systèmes (TS) : 40,6%</w:t>
      </w:r>
    </w:p>
    <w:p w:rsidR="004D4C52" w:rsidRPr="00A10255" w:rsidRDefault="004D4C52" w:rsidP="009F2A58">
      <w:pPr>
        <w:pStyle w:val="Paragraphedeliste"/>
        <w:numPr>
          <w:ilvl w:val="0"/>
          <w:numId w:val="20"/>
        </w:numPr>
        <w:spacing w:before="0" w:after="0" w:line="360" w:lineRule="auto"/>
        <w:rPr>
          <w:rFonts w:cs="Arial"/>
          <w:sz w:val="22"/>
          <w:szCs w:val="24"/>
        </w:rPr>
      </w:pPr>
      <w:r w:rsidRPr="00A10255">
        <w:rPr>
          <w:rFonts w:cs="Arial"/>
          <w:sz w:val="22"/>
          <w:szCs w:val="24"/>
        </w:rPr>
        <w:t>Infogérance (OS) : 40.1%</w:t>
      </w:r>
    </w:p>
    <w:p w:rsidR="004D4C52" w:rsidRDefault="004D4C52" w:rsidP="009F2A58">
      <w:pPr>
        <w:pStyle w:val="Paragraphedeliste"/>
        <w:numPr>
          <w:ilvl w:val="0"/>
          <w:numId w:val="20"/>
        </w:numPr>
        <w:spacing w:before="0" w:after="0" w:line="360" w:lineRule="auto"/>
        <w:rPr>
          <w:rFonts w:cs="Arial"/>
          <w:sz w:val="22"/>
          <w:szCs w:val="24"/>
        </w:rPr>
      </w:pPr>
      <w:r w:rsidRPr="00A10255">
        <w:rPr>
          <w:rFonts w:cs="Arial"/>
          <w:sz w:val="22"/>
          <w:szCs w:val="24"/>
        </w:rPr>
        <w:t>Services Informatiques de proximité (Sogeti) : 14.8%</w:t>
      </w:r>
    </w:p>
    <w:p w:rsidR="009F2A58" w:rsidRPr="009F2A58" w:rsidRDefault="009F2A58" w:rsidP="009F2A58">
      <w:pPr>
        <w:spacing w:before="0" w:after="0" w:line="360" w:lineRule="auto"/>
        <w:rPr>
          <w:rFonts w:cs="Arial"/>
          <w:sz w:val="22"/>
          <w:szCs w:val="24"/>
        </w:rPr>
      </w:pPr>
    </w:p>
    <w:p w:rsidR="0011156D" w:rsidRPr="00A10255" w:rsidRDefault="004D4C52" w:rsidP="009F2A58">
      <w:pPr>
        <w:spacing w:before="0" w:line="360" w:lineRule="auto"/>
        <w:rPr>
          <w:rFonts w:cs="Arial"/>
          <w:b/>
          <w:sz w:val="22"/>
          <w:szCs w:val="24"/>
        </w:rPr>
      </w:pPr>
      <w:r w:rsidRPr="00A10255">
        <w:rPr>
          <w:rFonts w:cs="Arial"/>
          <w:b/>
          <w:sz w:val="22"/>
          <w:szCs w:val="24"/>
        </w:rPr>
        <w:t>Effectifs en 2013</w:t>
      </w:r>
    </w:p>
    <w:p w:rsidR="004D4C52" w:rsidRPr="00A10255" w:rsidRDefault="004D4C52" w:rsidP="009F2A58">
      <w:pPr>
        <w:spacing w:before="0" w:line="360" w:lineRule="auto"/>
        <w:rPr>
          <w:rFonts w:cs="Arial"/>
          <w:sz w:val="22"/>
          <w:szCs w:val="24"/>
        </w:rPr>
      </w:pPr>
      <w:r w:rsidRPr="00A10255">
        <w:rPr>
          <w:rFonts w:cs="Arial"/>
          <w:sz w:val="22"/>
          <w:szCs w:val="24"/>
        </w:rPr>
        <w:t>Les effectifs du Groupe au 31 décembre 2013 s’élèvent à 131 430 collaborateurs, ainsi répartis :</w:t>
      </w:r>
    </w:p>
    <w:p w:rsidR="004D4C52" w:rsidRPr="00A10255" w:rsidRDefault="004D4C52" w:rsidP="009F2A58">
      <w:pPr>
        <w:pStyle w:val="Paragraphedeliste"/>
        <w:numPr>
          <w:ilvl w:val="0"/>
          <w:numId w:val="21"/>
        </w:numPr>
        <w:spacing w:before="0" w:line="360" w:lineRule="auto"/>
        <w:rPr>
          <w:rFonts w:cs="Arial"/>
          <w:sz w:val="22"/>
          <w:szCs w:val="24"/>
        </w:rPr>
      </w:pPr>
      <w:r w:rsidRPr="00A10255">
        <w:rPr>
          <w:rFonts w:cs="Arial"/>
          <w:sz w:val="22"/>
          <w:szCs w:val="24"/>
        </w:rPr>
        <w:t>Europe : 60 496 collaborateurs</w:t>
      </w:r>
    </w:p>
    <w:p w:rsidR="004D4C52" w:rsidRPr="00A10255" w:rsidRDefault="004D4C52" w:rsidP="00291F26">
      <w:pPr>
        <w:pStyle w:val="Paragraphedeliste"/>
        <w:numPr>
          <w:ilvl w:val="0"/>
          <w:numId w:val="21"/>
        </w:numPr>
        <w:spacing w:before="0" w:after="0" w:line="360" w:lineRule="auto"/>
        <w:rPr>
          <w:rFonts w:cs="Arial"/>
          <w:sz w:val="22"/>
          <w:szCs w:val="24"/>
        </w:rPr>
      </w:pPr>
      <w:r w:rsidRPr="00A10255">
        <w:rPr>
          <w:rFonts w:cs="Arial"/>
          <w:sz w:val="22"/>
          <w:szCs w:val="24"/>
        </w:rPr>
        <w:t xml:space="preserve">Amérique du Nord : 9 710 collaborateurs  </w:t>
      </w:r>
    </w:p>
    <w:p w:rsidR="004D4C52" w:rsidRPr="00A10255" w:rsidRDefault="004D4C52" w:rsidP="00291F26">
      <w:pPr>
        <w:pStyle w:val="Paragraphedeliste"/>
        <w:numPr>
          <w:ilvl w:val="0"/>
          <w:numId w:val="21"/>
        </w:numPr>
        <w:spacing w:before="0" w:after="0" w:line="360" w:lineRule="auto"/>
        <w:rPr>
          <w:rFonts w:cs="Arial"/>
          <w:sz w:val="22"/>
          <w:szCs w:val="24"/>
        </w:rPr>
      </w:pPr>
      <w:r w:rsidRPr="00A10255">
        <w:rPr>
          <w:rFonts w:cs="Arial"/>
          <w:sz w:val="22"/>
          <w:szCs w:val="24"/>
        </w:rPr>
        <w:t>Asie-Pacifique : 50 859 collaborateurs</w:t>
      </w:r>
    </w:p>
    <w:p w:rsidR="004D4C52" w:rsidRPr="00A10255" w:rsidRDefault="004D4C52" w:rsidP="00291F26">
      <w:pPr>
        <w:pStyle w:val="Paragraphedeliste"/>
        <w:numPr>
          <w:ilvl w:val="0"/>
          <w:numId w:val="21"/>
        </w:numPr>
        <w:spacing w:before="0" w:after="0" w:line="360" w:lineRule="auto"/>
        <w:rPr>
          <w:rFonts w:cs="Arial"/>
          <w:sz w:val="22"/>
          <w:szCs w:val="24"/>
        </w:rPr>
      </w:pPr>
      <w:r w:rsidRPr="00A10255">
        <w:rPr>
          <w:rFonts w:cs="Arial"/>
          <w:sz w:val="22"/>
          <w:szCs w:val="24"/>
        </w:rPr>
        <w:t>Amérique Latine: 9 505 collaborateurs</w:t>
      </w:r>
    </w:p>
    <w:p w:rsidR="004D4C52" w:rsidRDefault="004D4C52" w:rsidP="00291F26">
      <w:pPr>
        <w:pStyle w:val="Paragraphedeliste"/>
        <w:numPr>
          <w:ilvl w:val="0"/>
          <w:numId w:val="21"/>
        </w:numPr>
        <w:spacing w:before="0" w:after="0" w:line="360" w:lineRule="auto"/>
        <w:rPr>
          <w:rFonts w:cs="Arial"/>
          <w:sz w:val="22"/>
          <w:szCs w:val="24"/>
        </w:rPr>
      </w:pPr>
      <w:r w:rsidRPr="00A10255">
        <w:rPr>
          <w:rFonts w:cs="Arial"/>
          <w:sz w:val="22"/>
          <w:szCs w:val="24"/>
        </w:rPr>
        <w:t>Afrique et Moyen-Orient : 860</w:t>
      </w:r>
    </w:p>
    <w:p w:rsidR="004D4C52" w:rsidRPr="00A10255" w:rsidRDefault="004D4C52" w:rsidP="004D4C52">
      <w:pPr>
        <w:spacing w:before="0" w:after="0" w:line="360" w:lineRule="auto"/>
        <w:ind w:left="360"/>
        <w:rPr>
          <w:rFonts w:cs="Arial"/>
          <w:sz w:val="22"/>
          <w:szCs w:val="24"/>
        </w:rPr>
      </w:pPr>
    </w:p>
    <w:p w:rsidR="004D4C52" w:rsidRDefault="004D4C52" w:rsidP="004D4C52">
      <w:pPr>
        <w:rPr>
          <w:rFonts w:cs="Arial"/>
          <w:sz w:val="22"/>
          <w:szCs w:val="24"/>
        </w:rPr>
      </w:pPr>
      <w:r w:rsidRPr="00A10255">
        <w:rPr>
          <w:rFonts w:cs="Arial"/>
          <w:sz w:val="22"/>
          <w:szCs w:val="24"/>
        </w:rPr>
        <w:t>Collaborateurs offshore : 57</w:t>
      </w:r>
      <w:r w:rsidR="008304DB">
        <w:rPr>
          <w:rFonts w:cs="Arial"/>
          <w:sz w:val="22"/>
          <w:szCs w:val="24"/>
        </w:rPr>
        <w:t> </w:t>
      </w:r>
      <w:r w:rsidRPr="00A10255">
        <w:rPr>
          <w:rFonts w:cs="Arial"/>
          <w:sz w:val="22"/>
          <w:szCs w:val="24"/>
        </w:rPr>
        <w:t>584</w:t>
      </w:r>
    </w:p>
    <w:p w:rsidR="001614E0" w:rsidRDefault="001614E0" w:rsidP="004D4C52">
      <w:pPr>
        <w:rPr>
          <w:rFonts w:cs="Arial"/>
          <w:sz w:val="22"/>
          <w:szCs w:val="24"/>
        </w:rPr>
      </w:pPr>
    </w:p>
    <w:p w:rsidR="004D4C52" w:rsidRPr="004D4C52" w:rsidRDefault="004D4C52" w:rsidP="004D4C52"/>
    <w:p w:rsidR="001614E0" w:rsidRDefault="00092F8C" w:rsidP="001614E0">
      <w:pPr>
        <w:pStyle w:val="Titre2"/>
        <w:spacing w:before="0" w:after="0" w:line="360" w:lineRule="auto"/>
      </w:pPr>
      <w:bookmarkStart w:id="1174" w:name="_Toc396225586"/>
      <w:r>
        <w:t>Les dis</w:t>
      </w:r>
      <w:r w:rsidR="00820394">
        <w:t>ciplines clÉ</w:t>
      </w:r>
      <w:r>
        <w:t xml:space="preserve">s de </w:t>
      </w:r>
      <w:r w:rsidR="00FD482A">
        <w:t>C</w:t>
      </w:r>
      <w:r>
        <w:t>apgemini</w:t>
      </w:r>
      <w:bookmarkEnd w:id="1174"/>
    </w:p>
    <w:p w:rsidR="001614E0" w:rsidRPr="001614E0" w:rsidRDefault="001614E0" w:rsidP="001614E0">
      <w:pPr>
        <w:spacing w:before="0" w:after="0" w:line="360" w:lineRule="auto"/>
      </w:pPr>
    </w:p>
    <w:p w:rsidR="00582406" w:rsidRDefault="00A10255" w:rsidP="001614E0">
      <w:pPr>
        <w:spacing w:before="0" w:after="0" w:line="360" w:lineRule="auto"/>
        <w:rPr>
          <w:sz w:val="22"/>
        </w:rPr>
      </w:pPr>
      <w:r w:rsidRPr="00A10255">
        <w:rPr>
          <w:sz w:val="22"/>
        </w:rPr>
        <w:t>La société propose une offre de services intégrés autour de ses quatre métiers et de ses expertises sectorielles. Ces disciplines clés sont les suivantes :</w:t>
      </w:r>
    </w:p>
    <w:p w:rsidR="00B602C2" w:rsidRPr="00A10255" w:rsidRDefault="00B602C2" w:rsidP="001614E0">
      <w:pPr>
        <w:spacing w:before="0" w:after="0" w:line="360" w:lineRule="auto"/>
        <w:rPr>
          <w:sz w:val="22"/>
        </w:rPr>
      </w:pPr>
    </w:p>
    <w:p w:rsidR="009F2A58" w:rsidRDefault="00A10255" w:rsidP="009F2A58">
      <w:pPr>
        <w:pStyle w:val="Paragraphedeliste"/>
        <w:numPr>
          <w:ilvl w:val="0"/>
          <w:numId w:val="17"/>
        </w:numPr>
        <w:spacing w:before="0" w:after="0" w:line="360" w:lineRule="auto"/>
        <w:rPr>
          <w:sz w:val="22"/>
        </w:rPr>
      </w:pPr>
      <w:r w:rsidRPr="00A10255">
        <w:rPr>
          <w:b/>
          <w:sz w:val="22"/>
        </w:rPr>
        <w:t>Technology Services (Application Services)</w:t>
      </w:r>
      <w:r w:rsidRPr="00A10255">
        <w:rPr>
          <w:sz w:val="22"/>
        </w:rPr>
        <w:t xml:space="preserve"> fait appel à la capacité de concevoir et d’intégrer des solutions, d’exploiter les innovations et de transformer</w:t>
      </w:r>
      <w:r w:rsidR="00FB07BD">
        <w:rPr>
          <w:sz w:val="22"/>
        </w:rPr>
        <w:t xml:space="preserve"> l’environnement technologique.</w:t>
      </w:r>
    </w:p>
    <w:p w:rsidR="009F2A58" w:rsidRPr="009F2A58" w:rsidRDefault="009F2A58" w:rsidP="009F2A58">
      <w:pPr>
        <w:pStyle w:val="Paragraphedeliste"/>
        <w:spacing w:before="0" w:after="0" w:line="360" w:lineRule="auto"/>
        <w:rPr>
          <w:sz w:val="22"/>
        </w:rPr>
      </w:pPr>
    </w:p>
    <w:p w:rsidR="009F2A58" w:rsidRDefault="00A10255" w:rsidP="009F2A58">
      <w:pPr>
        <w:pStyle w:val="Paragraphedeliste"/>
        <w:numPr>
          <w:ilvl w:val="0"/>
          <w:numId w:val="17"/>
        </w:numPr>
        <w:spacing w:before="0" w:after="0" w:line="360" w:lineRule="auto"/>
        <w:rPr>
          <w:sz w:val="22"/>
        </w:rPr>
      </w:pPr>
      <w:r w:rsidRPr="00A10255">
        <w:rPr>
          <w:b/>
          <w:sz w:val="22"/>
        </w:rPr>
        <w:t>Capgemini Consulting</w:t>
      </w:r>
      <w:r w:rsidRPr="00A10255">
        <w:rPr>
          <w:sz w:val="22"/>
        </w:rPr>
        <w:t xml:space="preserve"> a pour mission de contribuer, au travers d’actions telles que la transformation de l’activité ou la redéfinition de grandes fonctions, à l’amélioration des </w:t>
      </w:r>
      <w:r w:rsidRPr="00A10255">
        <w:rPr>
          <w:sz w:val="22"/>
        </w:rPr>
        <w:lastRenderedPageBreak/>
        <w:t>performances économiques des entreprises, grâce à une connaissance approfondie de leurs métiers et de leurs processus.</w:t>
      </w:r>
    </w:p>
    <w:p w:rsidR="009F2A58" w:rsidRPr="009F2A58" w:rsidRDefault="009F2A58" w:rsidP="009F2A58">
      <w:pPr>
        <w:spacing w:before="0" w:after="0" w:line="360" w:lineRule="auto"/>
        <w:rPr>
          <w:sz w:val="22"/>
        </w:rPr>
      </w:pPr>
    </w:p>
    <w:p w:rsidR="009F2A58" w:rsidRDefault="00A10255" w:rsidP="009F2A58">
      <w:pPr>
        <w:pStyle w:val="Paragraphedeliste"/>
        <w:numPr>
          <w:ilvl w:val="0"/>
          <w:numId w:val="17"/>
        </w:numPr>
        <w:spacing w:before="0" w:after="0" w:line="360" w:lineRule="auto"/>
        <w:rPr>
          <w:sz w:val="22"/>
        </w:rPr>
      </w:pPr>
      <w:r w:rsidRPr="00A10255">
        <w:rPr>
          <w:b/>
          <w:sz w:val="22"/>
        </w:rPr>
        <w:t>Infrastructure Services</w:t>
      </w:r>
      <w:r w:rsidRPr="00A10255">
        <w:rPr>
          <w:sz w:val="22"/>
        </w:rPr>
        <w:t xml:space="preserve"> se concrétise par une prise en charge totale ou partielle de la gestion des ressources informatiques du client. Le Groupe a développé une gamme de services de gestion de systèmes informatiques, d’optimisation des processus métiers et de flexibilité des coûts de structures afin d’améliorer le rapport coût/performance.</w:t>
      </w:r>
    </w:p>
    <w:p w:rsidR="009F2A58" w:rsidRPr="009F2A58" w:rsidRDefault="009F2A58" w:rsidP="009F2A58">
      <w:pPr>
        <w:spacing w:before="0" w:after="0" w:line="360" w:lineRule="auto"/>
        <w:rPr>
          <w:sz w:val="22"/>
        </w:rPr>
      </w:pPr>
    </w:p>
    <w:p w:rsidR="00A10255" w:rsidRPr="00A10255" w:rsidRDefault="00A10255" w:rsidP="009F2A58">
      <w:pPr>
        <w:pStyle w:val="Paragraphedeliste"/>
        <w:numPr>
          <w:ilvl w:val="0"/>
          <w:numId w:val="17"/>
        </w:numPr>
        <w:spacing w:before="0" w:after="0" w:line="360" w:lineRule="auto"/>
        <w:rPr>
          <w:sz w:val="22"/>
        </w:rPr>
      </w:pPr>
      <w:r w:rsidRPr="00A10255">
        <w:rPr>
          <w:b/>
          <w:sz w:val="22"/>
        </w:rPr>
        <w:t>Les Services informatiques de proximité (Sogeti)</w:t>
      </w:r>
      <w:r w:rsidRPr="00A10255">
        <w:rPr>
          <w:sz w:val="22"/>
        </w:rPr>
        <w:t xml:space="preserve"> sont implantés géographiquement au plus près des décideurs techniques locaux des grandes entreprises, visant à soutenir les capacités internes des directions informatiques en leur proposant dans des délais les plus brefs les meilleurs spécialistes.</w:t>
      </w:r>
    </w:p>
    <w:p w:rsidR="00A10255" w:rsidRPr="00A10255" w:rsidRDefault="00A10255" w:rsidP="009F2A58">
      <w:pPr>
        <w:spacing w:before="0" w:after="0" w:line="360" w:lineRule="auto"/>
        <w:rPr>
          <w:sz w:val="22"/>
        </w:rPr>
      </w:pPr>
    </w:p>
    <w:p w:rsidR="00A10255" w:rsidRPr="00A10255" w:rsidRDefault="00F27706" w:rsidP="00A10255">
      <w:pPr>
        <w:spacing w:line="360" w:lineRule="auto"/>
        <w:rPr>
          <w:sz w:val="22"/>
        </w:rPr>
      </w:pPr>
      <w:r>
        <w:rPr>
          <w:sz w:val="22"/>
        </w:rPr>
        <w:t>Durant mon</w:t>
      </w:r>
      <w:r w:rsidR="00A10255" w:rsidRPr="00A10255">
        <w:rPr>
          <w:sz w:val="22"/>
        </w:rPr>
        <w:t xml:space="preserve"> stage, j’ai intégré l’entité Technology Services. Pour mieux adresser les besoins des clients, cette entité comporte quatre </w:t>
      </w:r>
      <w:r w:rsidR="00BB4A08">
        <w:rPr>
          <w:sz w:val="22"/>
        </w:rPr>
        <w:t>unités</w:t>
      </w:r>
      <w:r w:rsidR="00A10255" w:rsidRPr="00A10255">
        <w:rPr>
          <w:sz w:val="22"/>
        </w:rPr>
        <w:t xml:space="preserve"> : </w:t>
      </w:r>
    </w:p>
    <w:p w:rsidR="00A10255" w:rsidRPr="00A10255" w:rsidRDefault="00A10255" w:rsidP="00291F26">
      <w:pPr>
        <w:pStyle w:val="Paragraphedeliste"/>
        <w:numPr>
          <w:ilvl w:val="0"/>
          <w:numId w:val="18"/>
        </w:numPr>
        <w:spacing w:line="360" w:lineRule="auto"/>
        <w:rPr>
          <w:sz w:val="22"/>
        </w:rPr>
      </w:pPr>
      <w:r w:rsidRPr="00A10255">
        <w:rPr>
          <w:sz w:val="22"/>
        </w:rPr>
        <w:t>Aérospatiale et Défense</w:t>
      </w:r>
    </w:p>
    <w:p w:rsidR="00A10255" w:rsidRPr="00A10255" w:rsidRDefault="00A10255" w:rsidP="00291F26">
      <w:pPr>
        <w:pStyle w:val="Paragraphedeliste"/>
        <w:numPr>
          <w:ilvl w:val="0"/>
          <w:numId w:val="18"/>
        </w:numPr>
        <w:spacing w:line="360" w:lineRule="auto"/>
        <w:rPr>
          <w:sz w:val="22"/>
        </w:rPr>
      </w:pPr>
      <w:r w:rsidRPr="00A10255">
        <w:rPr>
          <w:sz w:val="22"/>
        </w:rPr>
        <w:t>ADM Center</w:t>
      </w:r>
    </w:p>
    <w:p w:rsidR="00A10255" w:rsidRPr="00A10255" w:rsidRDefault="00A10255" w:rsidP="00291F26">
      <w:pPr>
        <w:pStyle w:val="Paragraphedeliste"/>
        <w:numPr>
          <w:ilvl w:val="0"/>
          <w:numId w:val="18"/>
        </w:numPr>
        <w:spacing w:line="360" w:lineRule="auto"/>
        <w:rPr>
          <w:sz w:val="22"/>
        </w:rPr>
      </w:pPr>
      <w:r w:rsidRPr="00A10255">
        <w:rPr>
          <w:sz w:val="22"/>
        </w:rPr>
        <w:t>Services</w:t>
      </w:r>
    </w:p>
    <w:p w:rsidR="00B602C2" w:rsidRDefault="00A10255" w:rsidP="0071610F">
      <w:pPr>
        <w:pStyle w:val="Paragraphedeliste"/>
        <w:numPr>
          <w:ilvl w:val="0"/>
          <w:numId w:val="18"/>
        </w:numPr>
        <w:spacing w:line="360" w:lineRule="auto"/>
        <w:rPr>
          <w:sz w:val="22"/>
        </w:rPr>
      </w:pPr>
      <w:r w:rsidRPr="00A10255">
        <w:rPr>
          <w:sz w:val="22"/>
        </w:rPr>
        <w:t>Télécom et Média</w:t>
      </w:r>
    </w:p>
    <w:p w:rsidR="005167C1" w:rsidRDefault="005167C1" w:rsidP="005167C1">
      <w:pPr>
        <w:pStyle w:val="Paragraphedeliste"/>
        <w:spacing w:line="360" w:lineRule="auto"/>
        <w:rPr>
          <w:sz w:val="22"/>
        </w:rPr>
      </w:pPr>
    </w:p>
    <w:p w:rsidR="00A10255" w:rsidRDefault="00B602C2" w:rsidP="00B602C2">
      <w:pPr>
        <w:spacing w:line="360" w:lineRule="auto"/>
        <w:rPr>
          <w:sz w:val="22"/>
        </w:rPr>
      </w:pPr>
      <w:r w:rsidRPr="00F96516">
        <w:rPr>
          <w:sz w:val="22"/>
        </w:rPr>
        <w:t>Dans le cadre de ce stage, j’ai été accueilli dans l’unité « ADM Center</w:t>
      </w:r>
      <w:r>
        <w:rPr>
          <w:sz w:val="22"/>
        </w:rPr>
        <w:t xml:space="preserve"> </w:t>
      </w:r>
      <w:r w:rsidRPr="00F96516">
        <w:rPr>
          <w:sz w:val="22"/>
        </w:rPr>
        <w:t xml:space="preserve">», précisément dans le groupe de compétences, Skill group, </w:t>
      </w:r>
      <w:r>
        <w:rPr>
          <w:sz w:val="22"/>
        </w:rPr>
        <w:t>« </w:t>
      </w:r>
      <w:r w:rsidRPr="00A10255">
        <w:rPr>
          <w:sz w:val="22"/>
        </w:rPr>
        <w:t>Autres Opérateurs</w:t>
      </w:r>
      <w:r>
        <w:rPr>
          <w:sz w:val="22"/>
        </w:rPr>
        <w:t> »</w:t>
      </w:r>
      <w:r w:rsidR="0071610F">
        <w:rPr>
          <w:sz w:val="22"/>
        </w:rPr>
        <w:t xml:space="preserve">. </w:t>
      </w:r>
    </w:p>
    <w:p w:rsidR="0071610F" w:rsidRPr="00A10255" w:rsidRDefault="0071610F" w:rsidP="00B602C2">
      <w:pPr>
        <w:spacing w:line="360" w:lineRule="auto"/>
      </w:pPr>
    </w:p>
    <w:p w:rsidR="00DA3CD3" w:rsidRPr="00971A8B" w:rsidRDefault="00DA3CD3" w:rsidP="00971A8B">
      <w:pPr>
        <w:spacing w:line="360" w:lineRule="auto"/>
        <w:jc w:val="center"/>
        <w:rPr>
          <w:rFonts w:cs="Arial"/>
          <w:szCs w:val="24"/>
        </w:rPr>
      </w:pPr>
    </w:p>
    <w:p w:rsidR="005C5D4E" w:rsidRDefault="005C5D4E">
      <w:pPr>
        <w:spacing w:before="0" w:after="0"/>
        <w:jc w:val="left"/>
        <w:rPr>
          <w:b/>
          <w:caps/>
          <w:color w:val="0000FF"/>
          <w:u w:color="C0C0C0"/>
        </w:rPr>
      </w:pPr>
      <w:r>
        <w:br w:type="page"/>
      </w:r>
    </w:p>
    <w:p w:rsidR="00A728F9" w:rsidRDefault="0067215B" w:rsidP="00715DBD">
      <w:pPr>
        <w:pStyle w:val="Titre1"/>
        <w:spacing w:line="360" w:lineRule="auto"/>
      </w:pPr>
      <w:bookmarkStart w:id="1175" w:name="_Toc396225587"/>
      <w:r>
        <w:lastRenderedPageBreak/>
        <w:t>C</w:t>
      </w:r>
      <w:r w:rsidR="001D17F6">
        <w:t>ontext</w:t>
      </w:r>
      <w:r w:rsidR="00CE4042">
        <w:t>e</w:t>
      </w:r>
      <w:r w:rsidR="001D17F6">
        <w:t xml:space="preserve"> et pr</w:t>
      </w:r>
      <w:r w:rsidR="008B6241">
        <w:t>É</w:t>
      </w:r>
      <w:r w:rsidR="001D17F6">
        <w:t>sentation du sujet de stage</w:t>
      </w:r>
      <w:bookmarkEnd w:id="1175"/>
    </w:p>
    <w:p w:rsidR="009F28AA" w:rsidRDefault="00124149" w:rsidP="00715DBD">
      <w:pPr>
        <w:spacing w:line="360" w:lineRule="auto"/>
        <w:rPr>
          <w:sz w:val="22"/>
        </w:rPr>
      </w:pPr>
      <w:bookmarkStart w:id="1176" w:name="_Toc394069378"/>
      <w:bookmarkStart w:id="1177" w:name="_Toc394070619"/>
      <w:bookmarkStart w:id="1178" w:name="_Toc394069379"/>
      <w:bookmarkStart w:id="1179" w:name="_Toc394070620"/>
      <w:bookmarkStart w:id="1180" w:name="_Toc394069380"/>
      <w:bookmarkStart w:id="1181" w:name="_Toc394070621"/>
      <w:bookmarkStart w:id="1182" w:name="_Toc394069381"/>
      <w:bookmarkStart w:id="1183" w:name="_Toc394070622"/>
      <w:bookmarkStart w:id="1184" w:name="_Toc394069382"/>
      <w:bookmarkStart w:id="1185" w:name="_Toc394070623"/>
      <w:bookmarkStart w:id="1186" w:name="_Toc394069383"/>
      <w:bookmarkStart w:id="1187" w:name="_Toc394070624"/>
      <w:bookmarkStart w:id="1188" w:name="_Toc394069384"/>
      <w:bookmarkStart w:id="1189" w:name="_Toc394070625"/>
      <w:bookmarkStart w:id="1190" w:name="_Toc394069385"/>
      <w:bookmarkStart w:id="1191" w:name="_Toc394070626"/>
      <w:bookmarkStart w:id="1192" w:name="_Toc394069386"/>
      <w:bookmarkStart w:id="1193" w:name="_Toc394070627"/>
      <w:bookmarkStart w:id="1194" w:name="_Toc394069396"/>
      <w:bookmarkStart w:id="1195" w:name="_Toc394070637"/>
      <w:bookmarkStart w:id="1196" w:name="_Toc394069397"/>
      <w:bookmarkStart w:id="1197" w:name="_Toc394070638"/>
      <w:bookmarkStart w:id="1198" w:name="_Toc394069411"/>
      <w:bookmarkStart w:id="1199" w:name="_Toc394070652"/>
      <w:bookmarkStart w:id="1200" w:name="_Toc394069412"/>
      <w:bookmarkStart w:id="1201" w:name="_Toc394070653"/>
      <w:bookmarkStart w:id="1202" w:name="_Toc394069413"/>
      <w:bookmarkStart w:id="1203" w:name="_Toc394070654"/>
      <w:bookmarkStart w:id="1204" w:name="_Toc394069414"/>
      <w:bookmarkStart w:id="1205" w:name="_Toc394070655"/>
      <w:bookmarkStart w:id="1206" w:name="_Toc394069415"/>
      <w:bookmarkStart w:id="1207" w:name="_Toc394070656"/>
      <w:bookmarkStart w:id="1208" w:name="_Toc394069416"/>
      <w:bookmarkStart w:id="1209" w:name="_Toc394070657"/>
      <w:bookmarkStart w:id="1210" w:name="_Toc394069417"/>
      <w:bookmarkStart w:id="1211" w:name="_Toc394070658"/>
      <w:bookmarkStart w:id="1212" w:name="_Toc394069436"/>
      <w:bookmarkStart w:id="1213" w:name="_Toc394070677"/>
      <w:bookmarkStart w:id="1214" w:name="_Toc394069437"/>
      <w:bookmarkStart w:id="1215" w:name="_Toc394070678"/>
      <w:bookmarkStart w:id="1216" w:name="_Toc394069452"/>
      <w:bookmarkStart w:id="1217" w:name="_Toc394070693"/>
      <w:bookmarkStart w:id="1218" w:name="_Toc394069453"/>
      <w:bookmarkStart w:id="1219" w:name="_Toc394070694"/>
      <w:bookmarkStart w:id="1220" w:name="_Toc394069454"/>
      <w:bookmarkStart w:id="1221" w:name="_Toc394070695"/>
      <w:bookmarkStart w:id="1222" w:name="_Toc394069455"/>
      <w:bookmarkStart w:id="1223" w:name="_Toc394070696"/>
      <w:bookmarkStart w:id="1224" w:name="_Toc394069471"/>
      <w:bookmarkStart w:id="1225" w:name="_Toc394070712"/>
      <w:bookmarkStart w:id="1226" w:name="_Toc394069472"/>
      <w:bookmarkStart w:id="1227" w:name="_Toc394070713"/>
      <w:bookmarkStart w:id="1228" w:name="_Toc394069473"/>
      <w:bookmarkStart w:id="1229" w:name="_Toc394070714"/>
      <w:bookmarkStart w:id="1230" w:name="_Toc394069474"/>
      <w:bookmarkStart w:id="1231" w:name="_Toc394070715"/>
      <w:bookmarkStart w:id="1232" w:name="_Toc394069475"/>
      <w:bookmarkStart w:id="1233" w:name="_Toc394070716"/>
      <w:bookmarkStart w:id="1234" w:name="_Toc394069476"/>
      <w:bookmarkStart w:id="1235" w:name="_Toc394070717"/>
      <w:bookmarkStart w:id="1236" w:name="_Toc394069477"/>
      <w:bookmarkStart w:id="1237" w:name="_Toc394070718"/>
      <w:bookmarkStart w:id="1238" w:name="_Toc394069478"/>
      <w:bookmarkStart w:id="1239" w:name="_Toc394070719"/>
      <w:bookmarkStart w:id="1240" w:name="_Toc394069479"/>
      <w:bookmarkStart w:id="1241" w:name="_Toc394070720"/>
      <w:bookmarkStart w:id="1242" w:name="_Toc394069480"/>
      <w:bookmarkStart w:id="1243" w:name="_Toc394070721"/>
      <w:bookmarkStart w:id="1244" w:name="_Toc394069481"/>
      <w:bookmarkStart w:id="1245" w:name="_Toc394070722"/>
      <w:bookmarkStart w:id="1246" w:name="_Toc394069482"/>
      <w:bookmarkStart w:id="1247" w:name="_Toc394070723"/>
      <w:bookmarkStart w:id="1248" w:name="_Toc394069483"/>
      <w:bookmarkStart w:id="1249" w:name="_Toc394070724"/>
      <w:bookmarkStart w:id="1250" w:name="_Toc394069484"/>
      <w:bookmarkStart w:id="1251" w:name="_Toc394070725"/>
      <w:bookmarkStart w:id="1252" w:name="_Toc394069548"/>
      <w:bookmarkStart w:id="1253" w:name="_Toc394070789"/>
      <w:bookmarkStart w:id="1254" w:name="_Toc394069549"/>
      <w:bookmarkStart w:id="1255" w:name="_Toc394070790"/>
      <w:bookmarkStart w:id="1256" w:name="_Toc394069550"/>
      <w:bookmarkStart w:id="1257" w:name="_Toc394070791"/>
      <w:bookmarkStart w:id="1258" w:name="_Toc394069551"/>
      <w:bookmarkStart w:id="1259" w:name="_Toc394070792"/>
      <w:bookmarkStart w:id="1260" w:name="_Toc394069596"/>
      <w:bookmarkStart w:id="1261" w:name="_Toc394070837"/>
      <w:bookmarkStart w:id="1262" w:name="_Toc394069597"/>
      <w:bookmarkStart w:id="1263" w:name="_Toc394070838"/>
      <w:bookmarkStart w:id="1264" w:name="_Toc394069604"/>
      <w:bookmarkStart w:id="1265" w:name="_Toc394070845"/>
      <w:bookmarkStart w:id="1266" w:name="_Toc394069605"/>
      <w:bookmarkStart w:id="1267" w:name="_Toc394070846"/>
      <w:bookmarkStart w:id="1268" w:name="_Toc394069606"/>
      <w:bookmarkStart w:id="1269" w:name="_Toc394070847"/>
      <w:bookmarkStart w:id="1270" w:name="_Toc394069615"/>
      <w:bookmarkStart w:id="1271" w:name="_Toc394070856"/>
      <w:bookmarkStart w:id="1272" w:name="_Toc394069616"/>
      <w:bookmarkStart w:id="1273" w:name="_Toc394070857"/>
      <w:bookmarkStart w:id="1274" w:name="_Toc394069617"/>
      <w:bookmarkStart w:id="1275" w:name="_Toc394070858"/>
      <w:bookmarkStart w:id="1276" w:name="_Toc394069618"/>
      <w:bookmarkStart w:id="1277" w:name="_Toc394070859"/>
      <w:bookmarkStart w:id="1278" w:name="_Toc394069619"/>
      <w:bookmarkStart w:id="1279" w:name="_Toc394070860"/>
      <w:bookmarkStart w:id="1280" w:name="_Toc394069620"/>
      <w:bookmarkStart w:id="1281" w:name="_Toc394070861"/>
      <w:bookmarkStart w:id="1282" w:name="_Toc394069621"/>
      <w:bookmarkStart w:id="1283" w:name="_Toc394070862"/>
      <w:bookmarkStart w:id="1284" w:name="_Toc394069622"/>
      <w:bookmarkStart w:id="1285" w:name="_Toc394070863"/>
      <w:bookmarkStart w:id="1286" w:name="_Toc394069623"/>
      <w:bookmarkStart w:id="1287" w:name="_Toc394070864"/>
      <w:bookmarkStart w:id="1288" w:name="_Toc394069624"/>
      <w:bookmarkStart w:id="1289" w:name="_Toc394070865"/>
      <w:bookmarkStart w:id="1290" w:name="_Toc394069625"/>
      <w:bookmarkStart w:id="1291" w:name="_Toc394070866"/>
      <w:bookmarkStart w:id="1292" w:name="_Toc394069712"/>
      <w:bookmarkStart w:id="1293" w:name="_Toc394070953"/>
      <w:bookmarkStart w:id="1294" w:name="_Toc394069713"/>
      <w:bookmarkStart w:id="1295" w:name="_Toc394070954"/>
      <w:bookmarkStart w:id="1296" w:name="_Toc394069714"/>
      <w:bookmarkStart w:id="1297" w:name="_Toc394070955"/>
      <w:bookmarkStart w:id="1298" w:name="_Toc394069730"/>
      <w:bookmarkStart w:id="1299" w:name="_Toc394070971"/>
      <w:bookmarkStart w:id="1300" w:name="_Toc394069731"/>
      <w:bookmarkStart w:id="1301" w:name="_Toc394070972"/>
      <w:bookmarkStart w:id="1302" w:name="_Toc394069732"/>
      <w:bookmarkStart w:id="1303" w:name="_Toc394070973"/>
      <w:bookmarkStart w:id="1304" w:name="_Toc394069733"/>
      <w:bookmarkStart w:id="1305" w:name="_Toc394070974"/>
      <w:bookmarkStart w:id="1306" w:name="_Toc394069734"/>
      <w:bookmarkStart w:id="1307" w:name="_Toc394070975"/>
      <w:bookmarkStart w:id="1308" w:name="_Toc394069735"/>
      <w:bookmarkStart w:id="1309" w:name="_Toc394070976"/>
      <w:bookmarkStart w:id="1310" w:name="_Toc394069736"/>
      <w:bookmarkStart w:id="1311" w:name="_Toc394070977"/>
      <w:bookmarkStart w:id="1312" w:name="_Toc394069813"/>
      <w:bookmarkStart w:id="1313" w:name="_Toc394071054"/>
      <w:bookmarkStart w:id="1314" w:name="_Toc394069814"/>
      <w:bookmarkStart w:id="1315" w:name="_Toc394071055"/>
      <w:bookmarkStart w:id="1316" w:name="_Toc394069824"/>
      <w:bookmarkStart w:id="1317" w:name="_Toc394071065"/>
      <w:bookmarkStart w:id="1318" w:name="_Toc394069825"/>
      <w:bookmarkStart w:id="1319" w:name="_Toc394071066"/>
      <w:bookmarkStart w:id="1320" w:name="_Toc394069826"/>
      <w:bookmarkStart w:id="1321" w:name="_Toc394071067"/>
      <w:bookmarkStart w:id="1322" w:name="_Toc394069827"/>
      <w:bookmarkStart w:id="1323" w:name="_Toc394071068"/>
      <w:bookmarkStart w:id="1324" w:name="_Toc394069828"/>
      <w:bookmarkStart w:id="1325" w:name="_Toc394071069"/>
      <w:bookmarkStart w:id="1326" w:name="_Toc394069829"/>
      <w:bookmarkStart w:id="1327" w:name="_Toc394071070"/>
      <w:bookmarkStart w:id="1328" w:name="_Toc394069830"/>
      <w:bookmarkStart w:id="1329" w:name="_Toc394071071"/>
      <w:bookmarkStart w:id="1330" w:name="_Toc394069831"/>
      <w:bookmarkStart w:id="1331" w:name="_Toc394071072"/>
      <w:bookmarkStart w:id="1332" w:name="_Toc394069860"/>
      <w:bookmarkStart w:id="1333" w:name="_Toc394071101"/>
      <w:bookmarkStart w:id="1334" w:name="_Toc394069861"/>
      <w:bookmarkStart w:id="1335" w:name="_Toc394071102"/>
      <w:bookmarkStart w:id="1336" w:name="_Toc394069862"/>
      <w:bookmarkStart w:id="1337" w:name="_Toc394071103"/>
      <w:bookmarkStart w:id="1338" w:name="_Toc394069869"/>
      <w:bookmarkStart w:id="1339" w:name="_Toc394071110"/>
      <w:bookmarkStart w:id="1340" w:name="_Toc394069870"/>
      <w:bookmarkStart w:id="1341" w:name="_Toc394071111"/>
      <w:bookmarkStart w:id="1342" w:name="_Toc394069871"/>
      <w:bookmarkStart w:id="1343" w:name="_Toc394071112"/>
      <w:bookmarkStart w:id="1344" w:name="_Toc394069872"/>
      <w:bookmarkStart w:id="1345" w:name="_Toc394071113"/>
      <w:bookmarkStart w:id="1346" w:name="_Toc394069885"/>
      <w:bookmarkStart w:id="1347" w:name="_Toc394071126"/>
      <w:bookmarkStart w:id="1348" w:name="_Toc394069886"/>
      <w:bookmarkStart w:id="1349" w:name="_Toc394071127"/>
      <w:bookmarkStart w:id="1350" w:name="_Toc394069887"/>
      <w:bookmarkStart w:id="1351" w:name="_Toc394071128"/>
      <w:bookmarkStart w:id="1352" w:name="_Toc394069888"/>
      <w:bookmarkStart w:id="1353" w:name="_Toc394071129"/>
      <w:bookmarkStart w:id="1354" w:name="_Toc394069889"/>
      <w:bookmarkStart w:id="1355" w:name="_Toc394071130"/>
      <w:bookmarkStart w:id="1356" w:name="_Toc394069890"/>
      <w:bookmarkStart w:id="1357" w:name="_Toc394071131"/>
      <w:bookmarkStart w:id="1358" w:name="_Toc394069891"/>
      <w:bookmarkStart w:id="1359" w:name="_Toc394071132"/>
      <w:bookmarkStart w:id="1360" w:name="_Toc394069892"/>
      <w:bookmarkStart w:id="1361" w:name="_Toc394071133"/>
      <w:bookmarkStart w:id="1362" w:name="_Toc394069893"/>
      <w:bookmarkStart w:id="1363" w:name="_Toc394071134"/>
      <w:bookmarkStart w:id="1364" w:name="_Toc394069914"/>
      <w:bookmarkStart w:id="1365" w:name="_Toc394071155"/>
      <w:bookmarkStart w:id="1366" w:name="_Toc394069915"/>
      <w:bookmarkStart w:id="1367" w:name="_Toc394071156"/>
      <w:bookmarkStart w:id="1368" w:name="_Toc394069916"/>
      <w:bookmarkStart w:id="1369" w:name="_Toc394071157"/>
      <w:bookmarkStart w:id="1370" w:name="_Toc394069917"/>
      <w:bookmarkStart w:id="1371" w:name="_Toc394071158"/>
      <w:bookmarkStart w:id="1372" w:name="_Toc394069918"/>
      <w:bookmarkStart w:id="1373" w:name="_Toc394071159"/>
      <w:bookmarkStart w:id="1374" w:name="_Toc394069919"/>
      <w:bookmarkStart w:id="1375" w:name="_Toc394071160"/>
      <w:bookmarkStart w:id="1376" w:name="_Toc394069932"/>
      <w:bookmarkStart w:id="1377" w:name="_Toc394071173"/>
      <w:bookmarkStart w:id="1378" w:name="_Toc394069933"/>
      <w:bookmarkStart w:id="1379" w:name="_Toc394071174"/>
      <w:bookmarkStart w:id="1380" w:name="_Toc394069940"/>
      <w:bookmarkStart w:id="1381" w:name="_Toc394071181"/>
      <w:bookmarkStart w:id="1382" w:name="_Toc394069941"/>
      <w:bookmarkStart w:id="1383" w:name="_Toc394071182"/>
      <w:bookmarkStart w:id="1384" w:name="_Toc394069976"/>
      <w:bookmarkStart w:id="1385" w:name="_Toc394071217"/>
      <w:bookmarkStart w:id="1386" w:name="_Toc394069977"/>
      <w:bookmarkStart w:id="1387" w:name="_Toc394071218"/>
      <w:bookmarkStart w:id="1388" w:name="_Toc394069978"/>
      <w:bookmarkStart w:id="1389" w:name="_Toc394071219"/>
      <w:bookmarkStart w:id="1390" w:name="_Toc394070045"/>
      <w:bookmarkStart w:id="1391" w:name="_Toc394071286"/>
      <w:bookmarkStart w:id="1392" w:name="_Toc394070046"/>
      <w:bookmarkStart w:id="1393" w:name="_Toc394071287"/>
      <w:bookmarkStart w:id="1394" w:name="_Toc394070047"/>
      <w:bookmarkStart w:id="1395" w:name="_Toc394071288"/>
      <w:bookmarkStart w:id="1396" w:name="_Toc394070048"/>
      <w:bookmarkStart w:id="1397" w:name="_Toc394071289"/>
      <w:bookmarkStart w:id="1398" w:name="_Toc394070049"/>
      <w:bookmarkStart w:id="1399" w:name="_Toc394071290"/>
      <w:bookmarkStart w:id="1400" w:name="_Toc394070050"/>
      <w:bookmarkStart w:id="1401" w:name="_Toc394071291"/>
      <w:bookmarkStart w:id="1402" w:name="_Toc394070051"/>
      <w:bookmarkStart w:id="1403" w:name="_Toc394071292"/>
      <w:bookmarkStart w:id="1404" w:name="_Toc394070052"/>
      <w:bookmarkStart w:id="1405" w:name="_Toc394071293"/>
      <w:bookmarkStart w:id="1406" w:name="_Toc394070053"/>
      <w:bookmarkStart w:id="1407" w:name="_Toc394071294"/>
      <w:bookmarkStart w:id="1408" w:name="_Toc394070054"/>
      <w:bookmarkStart w:id="1409" w:name="_Toc394071295"/>
      <w:bookmarkStart w:id="1410" w:name="_Toc394070055"/>
      <w:bookmarkStart w:id="1411" w:name="_Toc394071296"/>
      <w:bookmarkStart w:id="1412" w:name="_Toc394070056"/>
      <w:bookmarkStart w:id="1413" w:name="_Toc394071297"/>
      <w:bookmarkStart w:id="1414" w:name="_Toc394070057"/>
      <w:bookmarkStart w:id="1415" w:name="_Toc394071298"/>
      <w:bookmarkStart w:id="1416" w:name="_Toc394070058"/>
      <w:bookmarkStart w:id="1417" w:name="_Toc394071299"/>
      <w:bookmarkStart w:id="1418" w:name="_Toc394070059"/>
      <w:bookmarkStart w:id="1419" w:name="_Toc394071300"/>
      <w:bookmarkStart w:id="1420" w:name="_Toc394070060"/>
      <w:bookmarkStart w:id="1421" w:name="_Toc394071301"/>
      <w:bookmarkStart w:id="1422" w:name="_Toc394070061"/>
      <w:bookmarkStart w:id="1423" w:name="_Toc394071302"/>
      <w:bookmarkStart w:id="1424" w:name="_Toc394070062"/>
      <w:bookmarkStart w:id="1425" w:name="_Toc394071303"/>
      <w:bookmarkStart w:id="1426" w:name="_Toc394070063"/>
      <w:bookmarkStart w:id="1427" w:name="_Toc394071304"/>
      <w:bookmarkStart w:id="1428" w:name="_Toc394070064"/>
      <w:bookmarkStart w:id="1429" w:name="_Toc394071305"/>
      <w:bookmarkStart w:id="1430" w:name="_Toc394070065"/>
      <w:bookmarkStart w:id="1431" w:name="_Toc394071306"/>
      <w:bookmarkStart w:id="1432" w:name="_Toc394070066"/>
      <w:bookmarkStart w:id="1433" w:name="_Toc394071307"/>
      <w:bookmarkStart w:id="1434" w:name="_Toc394070067"/>
      <w:bookmarkStart w:id="1435" w:name="_Toc394071308"/>
      <w:bookmarkStart w:id="1436" w:name="_Toc394070068"/>
      <w:bookmarkStart w:id="1437" w:name="_Toc394071309"/>
      <w:bookmarkStart w:id="1438" w:name="_Toc394070069"/>
      <w:bookmarkStart w:id="1439" w:name="_Toc394071310"/>
      <w:bookmarkStart w:id="1440" w:name="_Toc394070070"/>
      <w:bookmarkStart w:id="1441" w:name="_Toc394071311"/>
      <w:bookmarkStart w:id="1442" w:name="_Toc394070071"/>
      <w:bookmarkStart w:id="1443" w:name="_Toc394071312"/>
      <w:bookmarkStart w:id="1444" w:name="_Toc394070072"/>
      <w:bookmarkStart w:id="1445" w:name="_Toc394071313"/>
      <w:bookmarkStart w:id="1446" w:name="_Toc394070073"/>
      <w:bookmarkStart w:id="1447" w:name="_Toc394071314"/>
      <w:bookmarkStart w:id="1448" w:name="_Toc394070074"/>
      <w:bookmarkStart w:id="1449" w:name="_Toc394071315"/>
      <w:bookmarkStart w:id="1450" w:name="_Toc394070075"/>
      <w:bookmarkStart w:id="1451" w:name="_Toc394071316"/>
      <w:bookmarkStart w:id="1452" w:name="_Toc394070076"/>
      <w:bookmarkStart w:id="1453" w:name="_Toc394071317"/>
      <w:bookmarkStart w:id="1454" w:name="_Toc394070077"/>
      <w:bookmarkStart w:id="1455" w:name="_Toc394071318"/>
      <w:bookmarkStart w:id="1456" w:name="_Toc394070078"/>
      <w:bookmarkStart w:id="1457" w:name="_Toc394071319"/>
      <w:bookmarkStart w:id="1458" w:name="_Toc394070079"/>
      <w:bookmarkStart w:id="1459" w:name="_Toc394071320"/>
      <w:bookmarkStart w:id="1460" w:name="_Toc394070080"/>
      <w:bookmarkStart w:id="1461" w:name="_Toc394071321"/>
      <w:bookmarkStart w:id="1462" w:name="_Toc394070081"/>
      <w:bookmarkStart w:id="1463" w:name="_Toc394071322"/>
      <w:bookmarkStart w:id="1464" w:name="_Toc394070107"/>
      <w:bookmarkStart w:id="1465" w:name="_Toc394071348"/>
      <w:bookmarkStart w:id="1466" w:name="_Toc394070108"/>
      <w:bookmarkStart w:id="1467" w:name="_Toc394071349"/>
      <w:bookmarkStart w:id="1468" w:name="_Toc394070109"/>
      <w:bookmarkStart w:id="1469" w:name="_Toc394071350"/>
      <w:bookmarkStart w:id="1470" w:name="_Toc394070110"/>
      <w:bookmarkStart w:id="1471" w:name="_Toc394071351"/>
      <w:bookmarkStart w:id="1472" w:name="_Toc394070111"/>
      <w:bookmarkStart w:id="1473" w:name="_Toc394071352"/>
      <w:bookmarkStart w:id="1474" w:name="_Toc394070112"/>
      <w:bookmarkStart w:id="1475" w:name="_Toc394071353"/>
      <w:bookmarkStart w:id="1476" w:name="_Toc394070113"/>
      <w:bookmarkStart w:id="1477" w:name="_Toc394071354"/>
      <w:bookmarkStart w:id="1478" w:name="_Toc394070114"/>
      <w:bookmarkStart w:id="1479" w:name="_Toc39407135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r w:rsidRPr="00124149">
        <w:rPr>
          <w:sz w:val="22"/>
        </w:rPr>
        <w:t xml:space="preserve">Dans le cadre de mon projet de fin d’études, j’ai effectué un stage de six mois à Capgemini </w:t>
      </w:r>
      <w:r w:rsidR="00AA6FD6">
        <w:rPr>
          <w:sz w:val="22"/>
        </w:rPr>
        <w:t>AD</w:t>
      </w:r>
      <w:r w:rsidR="003B7A1B">
        <w:rPr>
          <w:sz w:val="22"/>
        </w:rPr>
        <w:t>M</w:t>
      </w:r>
      <w:r w:rsidR="00AA6FD6">
        <w:rPr>
          <w:sz w:val="22"/>
        </w:rPr>
        <w:t xml:space="preserve"> Center</w:t>
      </w:r>
      <w:r w:rsidRPr="00124149">
        <w:rPr>
          <w:sz w:val="22"/>
        </w:rPr>
        <w:t xml:space="preserve">. </w:t>
      </w:r>
      <w:r w:rsidR="003B7A1B" w:rsidRPr="00901CF7">
        <w:rPr>
          <w:sz w:val="22"/>
        </w:rPr>
        <w:t>J</w:t>
      </w:r>
      <w:r w:rsidR="00723D55">
        <w:rPr>
          <w:sz w:val="22"/>
        </w:rPr>
        <w:t>’étais</w:t>
      </w:r>
      <w:r w:rsidR="003B7A1B" w:rsidRPr="00901CF7">
        <w:rPr>
          <w:sz w:val="22"/>
        </w:rPr>
        <w:t xml:space="preserve"> rattaché</w:t>
      </w:r>
      <w:r w:rsidR="008F6AD7">
        <w:rPr>
          <w:sz w:val="22"/>
        </w:rPr>
        <w:t>e</w:t>
      </w:r>
      <w:r w:rsidR="003B7A1B" w:rsidRPr="00901CF7">
        <w:rPr>
          <w:sz w:val="22"/>
        </w:rPr>
        <w:t xml:space="preserve"> à </w:t>
      </w:r>
      <w:r w:rsidR="003B7A1B">
        <w:rPr>
          <w:sz w:val="22"/>
        </w:rPr>
        <w:t>l’équipe qui gère les projets pour le client Monaco Telecom</w:t>
      </w:r>
      <w:r w:rsidR="003F609A">
        <w:rPr>
          <w:sz w:val="22"/>
        </w:rPr>
        <w:t>.</w:t>
      </w:r>
      <w:r>
        <w:rPr>
          <w:sz w:val="22"/>
        </w:rPr>
        <w:t xml:space="preserve"> </w:t>
      </w:r>
      <w:r w:rsidRPr="00124149">
        <w:rPr>
          <w:sz w:val="22"/>
        </w:rPr>
        <w:t>L’objectif était</w:t>
      </w:r>
      <w:r>
        <w:rPr>
          <w:sz w:val="22"/>
        </w:rPr>
        <w:t xml:space="preserve"> d’apporter des évolutions à un</w:t>
      </w:r>
      <w:r w:rsidR="00901CF7">
        <w:rPr>
          <w:sz w:val="22"/>
        </w:rPr>
        <w:t xml:space="preserve">e application </w:t>
      </w:r>
      <w:r w:rsidRPr="00124149">
        <w:rPr>
          <w:sz w:val="22"/>
        </w:rPr>
        <w:t>existant</w:t>
      </w:r>
      <w:r w:rsidR="00901CF7">
        <w:rPr>
          <w:sz w:val="22"/>
        </w:rPr>
        <w:t>e</w:t>
      </w:r>
      <w:r w:rsidRPr="00124149">
        <w:rPr>
          <w:sz w:val="22"/>
        </w:rPr>
        <w:t xml:space="preserve">, </w:t>
      </w:r>
      <w:r w:rsidR="00901CF7">
        <w:rPr>
          <w:sz w:val="22"/>
        </w:rPr>
        <w:t>MyMT</w:t>
      </w:r>
      <w:r w:rsidRPr="00124149">
        <w:rPr>
          <w:sz w:val="22"/>
        </w:rPr>
        <w:t xml:space="preserve">, qui </w:t>
      </w:r>
      <w:r w:rsidR="008F6AD7">
        <w:rPr>
          <w:sz w:val="22"/>
        </w:rPr>
        <w:t>est</w:t>
      </w:r>
      <w:r w:rsidRPr="00124149">
        <w:rPr>
          <w:sz w:val="22"/>
        </w:rPr>
        <w:t xml:space="preserve"> </w:t>
      </w:r>
      <w:r w:rsidR="008F6AD7">
        <w:rPr>
          <w:sz w:val="22"/>
        </w:rPr>
        <w:t>le selfcare client de Monaco Telecom. L’application est toujours en évolution pour répondre les besoins du client et surtout des uti</w:t>
      </w:r>
      <w:r w:rsidR="00F80AA4">
        <w:rPr>
          <w:sz w:val="22"/>
        </w:rPr>
        <w:t xml:space="preserve">lisateurs. </w:t>
      </w:r>
    </w:p>
    <w:p w:rsidR="001A1FDB" w:rsidRDefault="001A1FDB" w:rsidP="001A1FDB">
      <w:pPr>
        <w:spacing w:line="360" w:lineRule="auto"/>
        <w:rPr>
          <w:sz w:val="22"/>
          <w:szCs w:val="24"/>
        </w:rPr>
      </w:pPr>
    </w:p>
    <w:p w:rsidR="001A1FDB" w:rsidRDefault="001A1FDB" w:rsidP="001A1FDB">
      <w:pPr>
        <w:spacing w:line="360" w:lineRule="auto"/>
        <w:rPr>
          <w:szCs w:val="24"/>
        </w:rPr>
      </w:pPr>
      <w:r w:rsidRPr="004B599A">
        <w:rPr>
          <w:sz w:val="22"/>
          <w:szCs w:val="24"/>
        </w:rPr>
        <w:t>Capgemini gère la refonte du Système d’Information Entreprise de l’opérateur Monaco Télécom. Dans ce contexte, la société réalise les applications front-office permettant de gérer les abonnements des clients.</w:t>
      </w:r>
    </w:p>
    <w:p w:rsidR="009F28AA" w:rsidRDefault="009F28AA" w:rsidP="00715DBD">
      <w:pPr>
        <w:spacing w:line="360" w:lineRule="auto"/>
        <w:rPr>
          <w:sz w:val="22"/>
        </w:rPr>
      </w:pPr>
    </w:p>
    <w:p w:rsidR="009F28AA" w:rsidRDefault="00124149" w:rsidP="00715DBD">
      <w:pPr>
        <w:spacing w:line="360" w:lineRule="auto"/>
      </w:pPr>
      <w:r w:rsidRPr="00124149">
        <w:rPr>
          <w:sz w:val="22"/>
        </w:rPr>
        <w:t>Pour bien situer le cadre du stage, il est important de présenter le contexte afin de clarifier les différents aspects du travail effectué.</w:t>
      </w:r>
    </w:p>
    <w:p w:rsidR="00000000" w:rsidRDefault="00625D7C">
      <w:pPr>
        <w:spacing w:after="0" w:line="360" w:lineRule="auto"/>
        <w:pPrChange w:id="1480" w:author="TUNQUI Carla (ctunqui)" w:date="2014-08-19T15:51:00Z">
          <w:pPr>
            <w:spacing w:line="360" w:lineRule="auto"/>
          </w:pPr>
        </w:pPrChange>
      </w:pPr>
    </w:p>
    <w:p w:rsidR="00DA3CD3" w:rsidRDefault="00F80AA4" w:rsidP="002C297E">
      <w:pPr>
        <w:pStyle w:val="Titre2"/>
        <w:spacing w:before="0" w:after="0" w:line="360" w:lineRule="auto"/>
      </w:pPr>
      <w:bookmarkStart w:id="1481" w:name="_Toc396225588"/>
      <w:r>
        <w:t>Le client Monaco telecom</w:t>
      </w:r>
      <w:bookmarkEnd w:id="1481"/>
    </w:p>
    <w:p w:rsidR="00000000" w:rsidRDefault="00625D7C">
      <w:pPr>
        <w:spacing w:before="0" w:after="0" w:line="360" w:lineRule="auto"/>
      </w:pPr>
    </w:p>
    <w:p w:rsidR="00000000" w:rsidRDefault="004B599A">
      <w:pPr>
        <w:spacing w:before="0" w:after="0" w:line="360" w:lineRule="auto"/>
        <w:rPr>
          <w:sz w:val="22"/>
          <w:szCs w:val="24"/>
        </w:rPr>
      </w:pPr>
      <w:r w:rsidRPr="004B599A">
        <w:rPr>
          <w:sz w:val="22"/>
          <w:szCs w:val="24"/>
        </w:rPr>
        <w:t>Monaco Telecom propose aux résidents et aux entreprises monégasques toute la gamme des produits et services d'un opérateur de télécommunications. La société détient le monopole sur la téléphonie fixe, l'accès à l'internet et à la télévision selon une convention de concession entre l'État et Monaco Telecom. En revanche, le marché est ouvert à la concurrence pour la téléphonie mobile. La marque s'appuie sur un réseau de ventes de 5 boutiques à Monaco.</w:t>
      </w:r>
    </w:p>
    <w:p w:rsidR="00DA3CD3" w:rsidRPr="003B7A1B" w:rsidRDefault="00DA3CD3" w:rsidP="00715DBD">
      <w:pPr>
        <w:spacing w:line="360" w:lineRule="auto"/>
        <w:rPr>
          <w:sz w:val="22"/>
        </w:rPr>
      </w:pPr>
    </w:p>
    <w:p w:rsidR="00DA3CD3" w:rsidRDefault="00FD70FC" w:rsidP="001614E0">
      <w:pPr>
        <w:pStyle w:val="Titre2"/>
        <w:spacing w:before="0" w:after="0" w:line="360" w:lineRule="auto"/>
      </w:pPr>
      <w:bookmarkStart w:id="1482" w:name="_Toc396225589"/>
      <w:r>
        <w:t>Applications Monaco Telecom</w:t>
      </w:r>
      <w:bookmarkEnd w:id="1482"/>
    </w:p>
    <w:p w:rsidR="001614E0" w:rsidRPr="001614E0" w:rsidRDefault="001614E0" w:rsidP="001614E0"/>
    <w:p w:rsidR="008B6241" w:rsidRPr="008D69B3" w:rsidRDefault="00F80AA4" w:rsidP="001614E0">
      <w:pPr>
        <w:spacing w:before="0" w:after="0" w:line="360" w:lineRule="auto"/>
        <w:rPr>
          <w:sz w:val="22"/>
          <w:szCs w:val="24"/>
        </w:rPr>
      </w:pPr>
      <w:r w:rsidRPr="004B599A">
        <w:rPr>
          <w:sz w:val="22"/>
          <w:szCs w:val="24"/>
        </w:rPr>
        <w:t xml:space="preserve">Capgemini gère aujourd’hui des projets pour différents opérateurs de télécommunications. Dans ce contexte, la société développe et maintient </w:t>
      </w:r>
      <w:r w:rsidR="00DC72DD">
        <w:rPr>
          <w:sz w:val="22"/>
          <w:szCs w:val="24"/>
        </w:rPr>
        <w:t>des</w:t>
      </w:r>
      <w:r w:rsidRPr="004B599A">
        <w:rPr>
          <w:sz w:val="22"/>
          <w:szCs w:val="24"/>
        </w:rPr>
        <w:t xml:space="preserve"> applications pour l’opérateur Monaco Telecom.</w:t>
      </w:r>
    </w:p>
    <w:p w:rsidR="00DA3CD3" w:rsidRPr="008D69B3" w:rsidRDefault="004B599A" w:rsidP="00715DBD">
      <w:pPr>
        <w:spacing w:line="360" w:lineRule="auto"/>
        <w:rPr>
          <w:sz w:val="22"/>
          <w:szCs w:val="24"/>
        </w:rPr>
      </w:pPr>
      <w:r w:rsidRPr="004B599A">
        <w:rPr>
          <w:sz w:val="22"/>
          <w:szCs w:val="24"/>
        </w:rPr>
        <w:t xml:space="preserve">L’équipe de travail des Projets Monaco Telecom gère trois applications </w:t>
      </w:r>
      <w:r w:rsidR="00BA24C6">
        <w:rPr>
          <w:sz w:val="22"/>
          <w:szCs w:val="24"/>
        </w:rPr>
        <w:t xml:space="preserve">OGC, MyMT et ODM, </w:t>
      </w:r>
      <w:r w:rsidRPr="004B599A">
        <w:rPr>
          <w:sz w:val="22"/>
          <w:szCs w:val="24"/>
        </w:rPr>
        <w:t xml:space="preserve">qui sont </w:t>
      </w:r>
      <w:r w:rsidR="00BA24C6">
        <w:rPr>
          <w:sz w:val="22"/>
          <w:szCs w:val="24"/>
        </w:rPr>
        <w:t>décrites dans les paragraphes suivants.</w:t>
      </w:r>
    </w:p>
    <w:p w:rsidR="0052285D" w:rsidRDefault="0052285D" w:rsidP="00715DBD">
      <w:pPr>
        <w:spacing w:line="360" w:lineRule="auto"/>
        <w:rPr>
          <w:ins w:id="1483" w:author="TUNQUI Carla (ctunqui)" w:date="2014-08-19T15:36:00Z"/>
          <w:szCs w:val="24"/>
        </w:rPr>
      </w:pPr>
    </w:p>
    <w:p w:rsidR="00FA64F0" w:rsidRDefault="00FA64F0" w:rsidP="00715DBD">
      <w:pPr>
        <w:spacing w:line="360" w:lineRule="auto"/>
        <w:rPr>
          <w:ins w:id="1484" w:author="TUNQUI Carla (ctunqui)" w:date="2014-08-19T15:36:00Z"/>
          <w:szCs w:val="24"/>
        </w:rPr>
      </w:pPr>
    </w:p>
    <w:p w:rsidR="00FA64F0" w:rsidRDefault="00FA64F0" w:rsidP="00715DBD">
      <w:pPr>
        <w:spacing w:line="360" w:lineRule="auto"/>
        <w:rPr>
          <w:szCs w:val="24"/>
        </w:rPr>
      </w:pPr>
    </w:p>
    <w:p w:rsidR="00000000" w:rsidRDefault="00FA5D8F">
      <w:pPr>
        <w:pStyle w:val="Titre3"/>
        <w:spacing w:after="0" w:line="360" w:lineRule="auto"/>
        <w:pPrChange w:id="1485" w:author="TUNQUI Carla (ctunqui)" w:date="2014-08-19T15:51:00Z">
          <w:pPr>
            <w:pStyle w:val="Titre3"/>
            <w:spacing w:line="360" w:lineRule="auto"/>
          </w:pPr>
        </w:pPrChange>
      </w:pPr>
      <w:bookmarkStart w:id="1486" w:name="_Toc396225590"/>
      <w:r w:rsidRPr="00FA5D8F">
        <w:lastRenderedPageBreak/>
        <w:t>Outil de Gestion Client (OGC)</w:t>
      </w:r>
      <w:bookmarkEnd w:id="1486"/>
    </w:p>
    <w:p w:rsidR="00000000" w:rsidRDefault="00625D7C">
      <w:pPr>
        <w:spacing w:after="0"/>
        <w:pPrChange w:id="1487" w:author="TUNQUI Carla (ctunqui)" w:date="2014-08-19T15:51:00Z">
          <w:pPr/>
        </w:pPrChange>
      </w:pPr>
    </w:p>
    <w:p w:rsidR="00000000" w:rsidRDefault="004B599A">
      <w:pPr>
        <w:spacing w:after="0" w:line="360" w:lineRule="auto"/>
        <w:rPr>
          <w:sz w:val="22"/>
          <w:szCs w:val="24"/>
        </w:rPr>
        <w:pPrChange w:id="1488" w:author="TUNQUI Carla (ctunqui)" w:date="2014-08-19T15:51:00Z">
          <w:pPr>
            <w:spacing w:line="360" w:lineRule="auto"/>
          </w:pPr>
        </w:pPrChange>
      </w:pPr>
      <w:r w:rsidRPr="004B599A">
        <w:rPr>
          <w:sz w:val="22"/>
          <w:szCs w:val="24"/>
        </w:rPr>
        <w:t>C’est l’application web de prise de commande Mobile et 4Play utilisée dans les boutiques M</w:t>
      </w:r>
      <w:r w:rsidR="008B6241">
        <w:rPr>
          <w:sz w:val="22"/>
          <w:szCs w:val="24"/>
        </w:rPr>
        <w:t xml:space="preserve">onaco </w:t>
      </w:r>
      <w:r w:rsidRPr="004B599A">
        <w:rPr>
          <w:sz w:val="22"/>
          <w:szCs w:val="24"/>
        </w:rPr>
        <w:t>T</w:t>
      </w:r>
      <w:r w:rsidR="008B6241">
        <w:rPr>
          <w:sz w:val="22"/>
          <w:szCs w:val="24"/>
        </w:rPr>
        <w:t>elecom</w:t>
      </w:r>
      <w:r w:rsidRPr="004B599A">
        <w:rPr>
          <w:sz w:val="22"/>
          <w:szCs w:val="24"/>
        </w:rPr>
        <w:t xml:space="preserve"> afin de réaliser les souscriptions des nouveaux clients, gérer les offres des clients existants et assurer le suivi de leurs commandes.</w:t>
      </w:r>
    </w:p>
    <w:p w:rsidR="00B465B4" w:rsidRPr="008D69B3" w:rsidRDefault="00B465B4" w:rsidP="00715DBD">
      <w:pPr>
        <w:spacing w:line="360" w:lineRule="auto"/>
        <w:rPr>
          <w:sz w:val="22"/>
          <w:szCs w:val="24"/>
        </w:rPr>
      </w:pPr>
    </w:p>
    <w:p w:rsidR="00DA3CD3" w:rsidRDefault="009E799E" w:rsidP="00971A8B">
      <w:pPr>
        <w:keepNext/>
        <w:spacing w:line="360" w:lineRule="auto"/>
        <w:jc w:val="center"/>
      </w:pPr>
      <w:r>
        <w:rPr>
          <w:noProof/>
        </w:rPr>
        <w:drawing>
          <wp:inline distT="0" distB="0" distL="0" distR="0">
            <wp:extent cx="4634836" cy="3674660"/>
            <wp:effectExtent l="19050" t="0" r="0" b="0"/>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639698" cy="3678515"/>
                    </a:xfrm>
                    <a:prstGeom prst="rect">
                      <a:avLst/>
                    </a:prstGeom>
                    <a:noFill/>
                    <a:ln w="9525">
                      <a:noFill/>
                      <a:miter lim="800000"/>
                      <a:headEnd/>
                      <a:tailEnd/>
                    </a:ln>
                  </pic:spPr>
                </pic:pic>
              </a:graphicData>
            </a:graphic>
          </wp:inline>
        </w:drawing>
      </w:r>
    </w:p>
    <w:p w:rsidR="00DA3CD3" w:rsidRDefault="0078254D" w:rsidP="0087394C">
      <w:pPr>
        <w:pStyle w:val="Lgende"/>
        <w:spacing w:after="0" w:line="360" w:lineRule="auto"/>
        <w:jc w:val="center"/>
      </w:pPr>
      <w:bookmarkStart w:id="1489" w:name="_Toc396225615"/>
      <w:r>
        <w:t xml:space="preserve">Figure </w:t>
      </w:r>
      <w:r w:rsidR="00305757">
        <w:fldChar w:fldCharType="begin"/>
      </w:r>
      <w:r>
        <w:instrText xml:space="preserve"> SEQ Figure \* ARABIC </w:instrText>
      </w:r>
      <w:r w:rsidR="00305757">
        <w:fldChar w:fldCharType="separate"/>
      </w:r>
      <w:r w:rsidR="00D03311">
        <w:rPr>
          <w:noProof/>
        </w:rPr>
        <w:t>3</w:t>
      </w:r>
      <w:r w:rsidR="00305757">
        <w:fldChar w:fldCharType="end"/>
      </w:r>
      <w:r>
        <w:t> : Application OGC</w:t>
      </w:r>
      <w:bookmarkEnd w:id="1489"/>
    </w:p>
    <w:p w:rsidR="00F21C12" w:rsidRDefault="00F21C12" w:rsidP="0087394C">
      <w:pPr>
        <w:spacing w:after="0" w:line="360" w:lineRule="auto"/>
        <w:rPr>
          <w:sz w:val="22"/>
        </w:rPr>
      </w:pPr>
    </w:p>
    <w:p w:rsidR="00770151" w:rsidRDefault="00A77784" w:rsidP="0087394C">
      <w:pPr>
        <w:spacing w:after="0" w:line="360" w:lineRule="auto"/>
        <w:rPr>
          <w:sz w:val="22"/>
        </w:rPr>
      </w:pPr>
      <w:r>
        <w:rPr>
          <w:sz w:val="22"/>
        </w:rPr>
        <w:t>OGC fourni</w:t>
      </w:r>
      <w:r w:rsidR="00201632">
        <w:rPr>
          <w:sz w:val="22"/>
        </w:rPr>
        <w:t>t</w:t>
      </w:r>
      <w:r>
        <w:rPr>
          <w:sz w:val="22"/>
        </w:rPr>
        <w:t xml:space="preserve"> </w:t>
      </w:r>
      <w:r w:rsidR="00EF15AF">
        <w:rPr>
          <w:sz w:val="22"/>
        </w:rPr>
        <w:t>une interface service web utilisée</w:t>
      </w:r>
      <w:r>
        <w:rPr>
          <w:sz w:val="22"/>
        </w:rPr>
        <w:t xml:space="preserve"> par MyMT pour la récupération des </w:t>
      </w:r>
      <w:r w:rsidR="00734718">
        <w:rPr>
          <w:sz w:val="22"/>
        </w:rPr>
        <w:t xml:space="preserve">informations qui seront </w:t>
      </w:r>
      <w:r w:rsidR="00EF15AF">
        <w:rPr>
          <w:sz w:val="22"/>
        </w:rPr>
        <w:t>affiché</w:t>
      </w:r>
      <w:r w:rsidR="0060185E">
        <w:rPr>
          <w:sz w:val="22"/>
        </w:rPr>
        <w:t>e</w:t>
      </w:r>
      <w:r w:rsidR="00EF15AF">
        <w:rPr>
          <w:sz w:val="22"/>
        </w:rPr>
        <w:t xml:space="preserve">s dans l’application. </w:t>
      </w:r>
    </w:p>
    <w:p w:rsidR="00EF15AF" w:rsidRPr="00A77784" w:rsidRDefault="00EF15AF" w:rsidP="0087394C">
      <w:pPr>
        <w:spacing w:after="0" w:line="360" w:lineRule="auto"/>
        <w:rPr>
          <w:sz w:val="22"/>
        </w:rPr>
      </w:pPr>
    </w:p>
    <w:p w:rsidR="00000000" w:rsidRDefault="00FA5D8F">
      <w:pPr>
        <w:pStyle w:val="Titre3"/>
        <w:spacing w:after="0" w:line="360" w:lineRule="auto"/>
        <w:pPrChange w:id="1490" w:author="TUNQUI Carla (ctunqui)" w:date="2014-08-19T15:51:00Z">
          <w:pPr>
            <w:pStyle w:val="Titre3"/>
            <w:spacing w:line="360" w:lineRule="auto"/>
          </w:pPr>
        </w:pPrChange>
      </w:pPr>
      <w:bookmarkStart w:id="1491" w:name="_Toc396225591"/>
      <w:r w:rsidRPr="00FA5D8F">
        <w:t>Order Management (ODM)</w:t>
      </w:r>
      <w:bookmarkEnd w:id="1491"/>
    </w:p>
    <w:p w:rsidR="00000000" w:rsidRDefault="00625D7C">
      <w:pPr>
        <w:spacing w:after="0"/>
        <w:pPrChange w:id="1492" w:author="TUNQUI Carla (ctunqui)" w:date="2014-08-19T15:51:00Z">
          <w:pPr/>
        </w:pPrChange>
      </w:pPr>
    </w:p>
    <w:p w:rsidR="00000000" w:rsidRDefault="004B599A">
      <w:pPr>
        <w:spacing w:after="0" w:line="360" w:lineRule="auto"/>
        <w:rPr>
          <w:sz w:val="22"/>
        </w:rPr>
        <w:pPrChange w:id="1493" w:author="TUNQUI Carla (ctunqui)" w:date="2014-08-19T15:51:00Z">
          <w:pPr>
            <w:spacing w:line="360" w:lineRule="auto"/>
          </w:pPr>
        </w:pPrChange>
      </w:pPr>
      <w:r w:rsidRPr="004B599A">
        <w:rPr>
          <w:sz w:val="22"/>
        </w:rPr>
        <w:t>L’application ODM, construite par Capgemini en 2013, est associée à OGC et réalise le pilotage technique des processus de déploiement 4Play. Basé sur une architecture innovante composée de frameworks Open Source, ce projet constitue un socle réutilisable chez d’autres clients.</w:t>
      </w:r>
    </w:p>
    <w:p w:rsidR="00DA3CD3" w:rsidRDefault="00DA3CD3" w:rsidP="00715DBD">
      <w:pPr>
        <w:spacing w:line="360" w:lineRule="auto"/>
        <w:rPr>
          <w:ins w:id="1494" w:author="TUNQUI Carla (ctunqui)" w:date="2014-08-19T15:51:00Z"/>
        </w:rPr>
      </w:pPr>
    </w:p>
    <w:p w:rsidR="00C713F6" w:rsidRDefault="00C713F6" w:rsidP="00715DBD">
      <w:pPr>
        <w:spacing w:line="360" w:lineRule="auto"/>
      </w:pPr>
    </w:p>
    <w:p w:rsidR="00000000" w:rsidRDefault="00FA5D8F">
      <w:pPr>
        <w:pStyle w:val="Titre3"/>
        <w:spacing w:after="0" w:line="360" w:lineRule="auto"/>
        <w:rPr>
          <w:lang w:val="en-US"/>
        </w:rPr>
        <w:pPrChange w:id="1495" w:author="TUNQUI Carla (ctunqui)" w:date="2014-08-19T15:51:00Z">
          <w:pPr>
            <w:pStyle w:val="Titre3"/>
            <w:spacing w:line="360" w:lineRule="auto"/>
          </w:pPr>
        </w:pPrChange>
      </w:pPr>
      <w:bookmarkStart w:id="1496" w:name="_Toc396225592"/>
      <w:r w:rsidRPr="00FA5D8F">
        <w:rPr>
          <w:lang w:val="en-US"/>
        </w:rPr>
        <w:lastRenderedPageBreak/>
        <w:t>My Monaco Telecom (MyMT)</w:t>
      </w:r>
      <w:bookmarkEnd w:id="1496"/>
    </w:p>
    <w:p w:rsidR="00000000" w:rsidRDefault="00625D7C">
      <w:pPr>
        <w:spacing w:after="0"/>
        <w:rPr>
          <w:lang w:val="en-US"/>
        </w:rPr>
        <w:pPrChange w:id="1497" w:author="TUNQUI Carla (ctunqui)" w:date="2014-08-19T15:51:00Z">
          <w:pPr/>
        </w:pPrChange>
      </w:pPr>
    </w:p>
    <w:p w:rsidR="00000000" w:rsidRDefault="004B599A">
      <w:pPr>
        <w:spacing w:after="0" w:line="360" w:lineRule="auto"/>
        <w:rPr>
          <w:sz w:val="22"/>
          <w:szCs w:val="24"/>
        </w:rPr>
        <w:pPrChange w:id="1498" w:author="TUNQUI Carla (ctunqui)" w:date="2014-08-19T15:51:00Z">
          <w:pPr>
            <w:spacing w:line="360" w:lineRule="auto"/>
          </w:pPr>
        </w:pPrChange>
      </w:pPr>
      <w:r w:rsidRPr="004B599A">
        <w:rPr>
          <w:sz w:val="22"/>
          <w:szCs w:val="24"/>
        </w:rPr>
        <w:t>MyMT est le selfcare web. C’est l’application web destinée aux clients Monaco Telecom. Complètement refondue en 2013 pour devenir plus moderne et ergonomique, cette application est la vitrine de Monaco Telecom. Elle permet à chaque client de consulter et faire évoluer ses offres, piloter sa consommation et gérer son compte, consulter les informations liées à son abonnement, et agir sur certaines caractéristiques et options de son offre.</w:t>
      </w:r>
    </w:p>
    <w:p w:rsidR="00DA3CD3" w:rsidRDefault="00DA3CD3" w:rsidP="00715DBD">
      <w:pPr>
        <w:spacing w:line="360" w:lineRule="auto"/>
      </w:pPr>
    </w:p>
    <w:p w:rsidR="00DA3CD3" w:rsidRDefault="000511A1" w:rsidP="00A5363B">
      <w:pPr>
        <w:spacing w:line="360" w:lineRule="auto"/>
        <w:jc w:val="center"/>
      </w:pPr>
      <w:r>
        <w:rPr>
          <w:noProof/>
        </w:rPr>
        <w:drawing>
          <wp:inline distT="0" distB="0" distL="0" distR="0">
            <wp:extent cx="4750922" cy="3848100"/>
            <wp:effectExtent l="19050" t="0" r="0" b="0"/>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753127" cy="3849886"/>
                    </a:xfrm>
                    <a:prstGeom prst="rect">
                      <a:avLst/>
                    </a:prstGeom>
                    <a:noFill/>
                    <a:ln w="9525">
                      <a:noFill/>
                      <a:miter lim="800000"/>
                      <a:headEnd/>
                      <a:tailEnd/>
                    </a:ln>
                  </pic:spPr>
                </pic:pic>
              </a:graphicData>
            </a:graphic>
          </wp:inline>
        </w:drawing>
      </w:r>
    </w:p>
    <w:p w:rsidR="00DA3CD3" w:rsidRPr="00A5363B" w:rsidRDefault="0078254D" w:rsidP="0087394C">
      <w:pPr>
        <w:pStyle w:val="Lgende"/>
        <w:spacing w:after="0" w:line="360" w:lineRule="auto"/>
        <w:jc w:val="center"/>
      </w:pPr>
      <w:bookmarkStart w:id="1499" w:name="_Toc396225616"/>
      <w:r>
        <w:t xml:space="preserve">Figure </w:t>
      </w:r>
      <w:r w:rsidR="00305757">
        <w:fldChar w:fldCharType="begin"/>
      </w:r>
      <w:r>
        <w:instrText xml:space="preserve"> SEQ Figure \* ARABIC </w:instrText>
      </w:r>
      <w:r w:rsidR="00305757">
        <w:fldChar w:fldCharType="separate"/>
      </w:r>
      <w:r w:rsidR="00D03311">
        <w:rPr>
          <w:noProof/>
        </w:rPr>
        <w:t>4</w:t>
      </w:r>
      <w:r w:rsidR="00305757">
        <w:fldChar w:fldCharType="end"/>
      </w:r>
      <w:r>
        <w:t> : Application MyMT</w:t>
      </w:r>
      <w:bookmarkEnd w:id="1499"/>
    </w:p>
    <w:p w:rsidR="00F21C12" w:rsidRDefault="00F21C12" w:rsidP="0087394C">
      <w:pPr>
        <w:spacing w:after="0" w:line="360" w:lineRule="auto"/>
        <w:rPr>
          <w:rFonts w:cs="Arial"/>
          <w:sz w:val="22"/>
          <w:szCs w:val="24"/>
        </w:rPr>
      </w:pPr>
    </w:p>
    <w:p w:rsidR="00EF15AF" w:rsidRDefault="00EF15AF" w:rsidP="0087394C">
      <w:pPr>
        <w:spacing w:after="0" w:line="360" w:lineRule="auto"/>
        <w:rPr>
          <w:rFonts w:cs="Arial"/>
          <w:sz w:val="22"/>
          <w:szCs w:val="24"/>
        </w:rPr>
      </w:pPr>
      <w:r>
        <w:rPr>
          <w:rFonts w:cs="Arial"/>
          <w:sz w:val="22"/>
          <w:szCs w:val="24"/>
        </w:rPr>
        <w:t xml:space="preserve">MyMT est l’application sur laquelle j’ai travaillé, c’est la raison pour laquelle je l’expliquerai de façon plus détaillée </w:t>
      </w:r>
      <w:r w:rsidR="00F74D75">
        <w:rPr>
          <w:rFonts w:cs="Arial"/>
          <w:sz w:val="22"/>
          <w:szCs w:val="24"/>
        </w:rPr>
        <w:t xml:space="preserve">pour </w:t>
      </w:r>
      <w:r w:rsidR="008B6241">
        <w:rPr>
          <w:rFonts w:cs="Arial"/>
          <w:sz w:val="22"/>
          <w:szCs w:val="24"/>
        </w:rPr>
        <w:t xml:space="preserve">bien </w:t>
      </w:r>
      <w:r w:rsidR="00F74D75">
        <w:rPr>
          <w:rFonts w:cs="Arial"/>
          <w:sz w:val="22"/>
          <w:szCs w:val="24"/>
        </w:rPr>
        <w:t>comprendre le contexte de mon stage.</w:t>
      </w:r>
    </w:p>
    <w:p w:rsidR="00350679" w:rsidRDefault="00350679" w:rsidP="00715DBD">
      <w:pPr>
        <w:spacing w:line="360" w:lineRule="auto"/>
        <w:rPr>
          <w:rFonts w:cs="Arial"/>
          <w:sz w:val="22"/>
          <w:szCs w:val="24"/>
        </w:rPr>
      </w:pPr>
    </w:p>
    <w:p w:rsidR="00885B1C" w:rsidRDefault="00885B1C" w:rsidP="00715DBD">
      <w:pPr>
        <w:spacing w:line="360" w:lineRule="auto"/>
        <w:rPr>
          <w:rFonts w:cs="Arial"/>
          <w:sz w:val="22"/>
          <w:szCs w:val="24"/>
        </w:rPr>
      </w:pPr>
      <w:r>
        <w:rPr>
          <w:rFonts w:cs="Arial"/>
          <w:sz w:val="22"/>
          <w:szCs w:val="24"/>
        </w:rPr>
        <w:t xml:space="preserve">Avant de décrire la façon dont l’application MyMT est faite, il faut </w:t>
      </w:r>
      <w:r w:rsidR="006E78B7">
        <w:rPr>
          <w:rFonts w:cs="Arial"/>
          <w:sz w:val="22"/>
          <w:szCs w:val="24"/>
        </w:rPr>
        <w:t>savoir</w:t>
      </w:r>
      <w:r>
        <w:rPr>
          <w:rFonts w:cs="Arial"/>
          <w:sz w:val="22"/>
          <w:szCs w:val="24"/>
        </w:rPr>
        <w:t xml:space="preserve"> </w:t>
      </w:r>
      <w:r w:rsidR="00375222">
        <w:rPr>
          <w:rFonts w:cs="Arial"/>
          <w:sz w:val="22"/>
          <w:szCs w:val="24"/>
        </w:rPr>
        <w:t xml:space="preserve">que deux </w:t>
      </w:r>
      <w:r>
        <w:rPr>
          <w:rFonts w:cs="Arial"/>
          <w:sz w:val="22"/>
          <w:szCs w:val="24"/>
        </w:rPr>
        <w:t xml:space="preserve">types de comptes </w:t>
      </w:r>
      <w:r w:rsidR="00375222">
        <w:rPr>
          <w:rFonts w:cs="Arial"/>
          <w:sz w:val="22"/>
          <w:szCs w:val="24"/>
        </w:rPr>
        <w:t xml:space="preserve">existent </w:t>
      </w:r>
      <w:r w:rsidR="006E78B7">
        <w:rPr>
          <w:rFonts w:cs="Arial"/>
          <w:sz w:val="22"/>
          <w:szCs w:val="24"/>
        </w:rPr>
        <w:t>: « Professional » (PRO) est le type de compte destiné aux entreprises et l’autre compte « Grand Public » (GP) pour le</w:t>
      </w:r>
      <w:r w:rsidR="009266BE">
        <w:rPr>
          <w:rFonts w:cs="Arial"/>
          <w:sz w:val="22"/>
          <w:szCs w:val="24"/>
        </w:rPr>
        <w:t>s</w:t>
      </w:r>
      <w:r w:rsidR="006E78B7">
        <w:rPr>
          <w:rFonts w:cs="Arial"/>
          <w:sz w:val="22"/>
          <w:szCs w:val="24"/>
        </w:rPr>
        <w:t xml:space="preserve"> clients</w:t>
      </w:r>
      <w:r w:rsidR="009266BE">
        <w:rPr>
          <w:rFonts w:cs="Arial"/>
          <w:sz w:val="22"/>
          <w:szCs w:val="24"/>
        </w:rPr>
        <w:t xml:space="preserve"> résidentiels</w:t>
      </w:r>
      <w:r w:rsidR="006E78B7">
        <w:rPr>
          <w:rFonts w:cs="Arial"/>
          <w:sz w:val="22"/>
          <w:szCs w:val="24"/>
        </w:rPr>
        <w:t>.</w:t>
      </w:r>
    </w:p>
    <w:p w:rsidR="00CB7FA0" w:rsidRDefault="00821AB4" w:rsidP="00715DBD">
      <w:pPr>
        <w:spacing w:line="360" w:lineRule="auto"/>
        <w:rPr>
          <w:rFonts w:cs="Arial"/>
          <w:sz w:val="22"/>
          <w:szCs w:val="24"/>
        </w:rPr>
      </w:pPr>
      <w:r>
        <w:rPr>
          <w:rFonts w:cs="Arial"/>
          <w:sz w:val="22"/>
          <w:szCs w:val="24"/>
        </w:rPr>
        <w:t xml:space="preserve">Les clients </w:t>
      </w:r>
      <w:r w:rsidR="00C065C6">
        <w:rPr>
          <w:rFonts w:cs="Arial"/>
          <w:sz w:val="22"/>
          <w:szCs w:val="24"/>
        </w:rPr>
        <w:t xml:space="preserve">gérés dans MyMT se distinguent aussi </w:t>
      </w:r>
      <w:r w:rsidR="00DF4FED">
        <w:rPr>
          <w:rFonts w:cs="Arial"/>
          <w:sz w:val="22"/>
          <w:szCs w:val="24"/>
        </w:rPr>
        <w:t xml:space="preserve">par </w:t>
      </w:r>
      <w:r w:rsidR="00C065C6">
        <w:rPr>
          <w:rFonts w:cs="Arial"/>
          <w:sz w:val="22"/>
          <w:szCs w:val="24"/>
        </w:rPr>
        <w:t>leurs offres</w:t>
      </w:r>
      <w:r w:rsidR="00CD0B67">
        <w:rPr>
          <w:rFonts w:cs="Arial"/>
          <w:sz w:val="22"/>
          <w:szCs w:val="24"/>
        </w:rPr>
        <w:t xml:space="preserve">. </w:t>
      </w:r>
      <w:r>
        <w:rPr>
          <w:rFonts w:cs="Arial"/>
          <w:sz w:val="22"/>
          <w:szCs w:val="24"/>
        </w:rPr>
        <w:t xml:space="preserve"> </w:t>
      </w:r>
      <w:r w:rsidR="00CD0B67">
        <w:rPr>
          <w:rFonts w:cs="Arial"/>
          <w:sz w:val="22"/>
          <w:szCs w:val="24"/>
        </w:rPr>
        <w:t>I</w:t>
      </w:r>
      <w:r>
        <w:rPr>
          <w:rFonts w:cs="Arial"/>
          <w:sz w:val="22"/>
          <w:szCs w:val="24"/>
        </w:rPr>
        <w:t xml:space="preserve">l existe les clients ONE qui possèdent les quatre services fournis pour Monaco Telecom : Téléphonie Mobile, Téléphonie Fixe, </w:t>
      </w:r>
      <w:r>
        <w:rPr>
          <w:rFonts w:cs="Arial"/>
          <w:sz w:val="22"/>
          <w:szCs w:val="24"/>
        </w:rPr>
        <w:lastRenderedPageBreak/>
        <w:t xml:space="preserve">Internet et Télévision. </w:t>
      </w:r>
      <w:r w:rsidR="005E00EB">
        <w:rPr>
          <w:rFonts w:cs="Arial"/>
          <w:sz w:val="22"/>
          <w:szCs w:val="24"/>
        </w:rPr>
        <w:t xml:space="preserve">On parle alors d’offre </w:t>
      </w:r>
      <w:r w:rsidR="00A44D24">
        <w:rPr>
          <w:rFonts w:cs="Arial"/>
          <w:sz w:val="22"/>
          <w:szCs w:val="24"/>
        </w:rPr>
        <w:t>« </w:t>
      </w:r>
      <w:r w:rsidR="005E00EB">
        <w:rPr>
          <w:rFonts w:cs="Arial"/>
          <w:sz w:val="22"/>
          <w:szCs w:val="24"/>
        </w:rPr>
        <w:t>4Play</w:t>
      </w:r>
      <w:r w:rsidR="00A44D24">
        <w:rPr>
          <w:rFonts w:cs="Arial"/>
          <w:sz w:val="22"/>
          <w:szCs w:val="24"/>
        </w:rPr>
        <w:t> »</w:t>
      </w:r>
      <w:r w:rsidR="005E00EB">
        <w:rPr>
          <w:rFonts w:cs="Arial"/>
          <w:sz w:val="22"/>
          <w:szCs w:val="24"/>
        </w:rPr>
        <w:t xml:space="preserve"> ou </w:t>
      </w:r>
      <w:r w:rsidR="00A44D24">
        <w:rPr>
          <w:rFonts w:cs="Arial"/>
          <w:sz w:val="22"/>
          <w:szCs w:val="24"/>
        </w:rPr>
        <w:t>« </w:t>
      </w:r>
      <w:r w:rsidR="005E00EB">
        <w:rPr>
          <w:rFonts w:cs="Arial"/>
          <w:sz w:val="22"/>
          <w:szCs w:val="24"/>
        </w:rPr>
        <w:t>quadruple-play</w:t>
      </w:r>
      <w:r w:rsidR="00A44D24">
        <w:rPr>
          <w:rFonts w:cs="Arial"/>
          <w:sz w:val="22"/>
          <w:szCs w:val="24"/>
        </w:rPr>
        <w:t> »</w:t>
      </w:r>
      <w:r w:rsidR="005E00EB">
        <w:rPr>
          <w:rFonts w:cs="Arial"/>
          <w:sz w:val="22"/>
          <w:szCs w:val="24"/>
        </w:rPr>
        <w:t xml:space="preserve">. </w:t>
      </w:r>
      <w:r w:rsidR="00BE77F1">
        <w:rPr>
          <w:rFonts w:cs="Arial"/>
          <w:sz w:val="22"/>
          <w:szCs w:val="24"/>
        </w:rPr>
        <w:t xml:space="preserve">Les autres </w:t>
      </w:r>
      <w:r>
        <w:rPr>
          <w:rFonts w:cs="Arial"/>
          <w:sz w:val="22"/>
          <w:szCs w:val="24"/>
        </w:rPr>
        <w:t xml:space="preserve">clients </w:t>
      </w:r>
      <w:r w:rsidR="00BE77F1">
        <w:rPr>
          <w:rFonts w:cs="Arial"/>
          <w:sz w:val="22"/>
          <w:szCs w:val="24"/>
        </w:rPr>
        <w:t xml:space="preserve">possèdent </w:t>
      </w:r>
      <w:r w:rsidR="0023270A">
        <w:rPr>
          <w:rFonts w:cs="Arial"/>
          <w:sz w:val="22"/>
          <w:szCs w:val="24"/>
        </w:rPr>
        <w:t>des services séparés</w:t>
      </w:r>
      <w:r>
        <w:rPr>
          <w:rFonts w:cs="Arial"/>
          <w:sz w:val="22"/>
          <w:szCs w:val="24"/>
        </w:rPr>
        <w:t>.</w:t>
      </w:r>
    </w:p>
    <w:p w:rsidR="00B741C5" w:rsidRDefault="00B741C5" w:rsidP="00715DBD">
      <w:pPr>
        <w:spacing w:line="360" w:lineRule="auto"/>
        <w:rPr>
          <w:rFonts w:cs="Arial"/>
          <w:sz w:val="22"/>
          <w:szCs w:val="24"/>
        </w:rPr>
      </w:pPr>
    </w:p>
    <w:p w:rsidR="0054209B" w:rsidRDefault="00350679" w:rsidP="00715DBD">
      <w:pPr>
        <w:spacing w:line="360" w:lineRule="auto"/>
        <w:rPr>
          <w:rFonts w:cs="Arial"/>
          <w:sz w:val="22"/>
          <w:szCs w:val="24"/>
        </w:rPr>
      </w:pPr>
      <w:r>
        <w:rPr>
          <w:rFonts w:cs="Arial"/>
          <w:sz w:val="22"/>
          <w:szCs w:val="24"/>
        </w:rPr>
        <w:t>MyMT est une application web développé</w:t>
      </w:r>
      <w:r w:rsidR="005C3D66">
        <w:rPr>
          <w:rFonts w:cs="Arial"/>
          <w:sz w:val="22"/>
          <w:szCs w:val="24"/>
        </w:rPr>
        <w:t>e</w:t>
      </w:r>
      <w:r>
        <w:rPr>
          <w:rFonts w:cs="Arial"/>
          <w:sz w:val="22"/>
          <w:szCs w:val="24"/>
        </w:rPr>
        <w:t xml:space="preserve"> sur le framework Struts 2 et Java et </w:t>
      </w:r>
      <w:r w:rsidR="00F74D75">
        <w:rPr>
          <w:rFonts w:cs="Arial"/>
          <w:sz w:val="22"/>
          <w:szCs w:val="24"/>
        </w:rPr>
        <w:t>est constituée de plusieurs modules</w:t>
      </w:r>
      <w:r w:rsidR="00D47621">
        <w:rPr>
          <w:rFonts w:cs="Arial"/>
          <w:sz w:val="22"/>
          <w:szCs w:val="24"/>
        </w:rPr>
        <w:t> :</w:t>
      </w:r>
    </w:p>
    <w:p w:rsidR="00FD482A" w:rsidRDefault="00FD482A" w:rsidP="00715DBD">
      <w:pPr>
        <w:spacing w:line="360" w:lineRule="auto"/>
        <w:rPr>
          <w:rFonts w:cs="Arial"/>
          <w:sz w:val="22"/>
          <w:szCs w:val="24"/>
        </w:rPr>
      </w:pPr>
    </w:p>
    <w:tbl>
      <w:tblPr>
        <w:tblW w:w="4572" w:type="pct"/>
        <w:jc w:val="center"/>
        <w:tblInd w:w="-2217" w:type="dxa"/>
        <w:tblLayout w:type="fixed"/>
        <w:tblCellMar>
          <w:left w:w="0" w:type="dxa"/>
          <w:right w:w="0" w:type="dxa"/>
        </w:tblCellMar>
        <w:tblLook w:val="04A0"/>
      </w:tblPr>
      <w:tblGrid>
        <w:gridCol w:w="1954"/>
        <w:gridCol w:w="3347"/>
        <w:gridCol w:w="3709"/>
      </w:tblGrid>
      <w:tr w:rsidR="00BF3D13" w:rsidTr="005D153F">
        <w:trPr>
          <w:jc w:val="center"/>
        </w:trPr>
        <w:tc>
          <w:tcPr>
            <w:tcW w:w="1954"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jc w:val="center"/>
              <w:rPr>
                <w:rFonts w:eastAsiaTheme="minorHAnsi" w:cs="Arial"/>
                <w:b/>
                <w:bCs/>
                <w:sz w:val="22"/>
                <w:szCs w:val="22"/>
              </w:rPr>
            </w:pPr>
            <w:r w:rsidRPr="00581E59">
              <w:rPr>
                <w:rFonts w:cs="Arial"/>
                <w:b/>
                <w:bCs/>
                <w:sz w:val="22"/>
                <w:szCs w:val="22"/>
              </w:rPr>
              <w:t>Code</w:t>
            </w:r>
          </w:p>
        </w:tc>
        <w:tc>
          <w:tcPr>
            <w:tcW w:w="3347"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jc w:val="center"/>
              <w:rPr>
                <w:rFonts w:eastAsiaTheme="minorHAnsi" w:cs="Arial"/>
                <w:b/>
                <w:bCs/>
                <w:sz w:val="22"/>
                <w:szCs w:val="22"/>
              </w:rPr>
            </w:pPr>
            <w:r w:rsidRPr="00581E59">
              <w:rPr>
                <w:rFonts w:cs="Arial"/>
                <w:b/>
                <w:bCs/>
                <w:sz w:val="22"/>
                <w:szCs w:val="22"/>
              </w:rPr>
              <w:t>Description</w:t>
            </w:r>
          </w:p>
        </w:tc>
        <w:tc>
          <w:tcPr>
            <w:tcW w:w="3709" w:type="dxa"/>
            <w:tcBorders>
              <w:top w:val="single" w:sz="8" w:space="0" w:color="000000"/>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jc w:val="center"/>
              <w:rPr>
                <w:rFonts w:eastAsiaTheme="minorHAnsi" w:cs="Arial"/>
                <w:b/>
                <w:bCs/>
                <w:sz w:val="22"/>
                <w:szCs w:val="22"/>
              </w:rPr>
            </w:pPr>
            <w:r w:rsidRPr="00581E59">
              <w:rPr>
                <w:rFonts w:cs="Arial"/>
                <w:b/>
                <w:bCs/>
                <w:sz w:val="22"/>
                <w:szCs w:val="22"/>
              </w:rPr>
              <w:t>Appli</w:t>
            </w:r>
            <w:r w:rsidR="00F02C48">
              <w:rPr>
                <w:rFonts w:cs="Arial"/>
                <w:b/>
                <w:bCs/>
                <w:sz w:val="22"/>
                <w:szCs w:val="22"/>
              </w:rPr>
              <w:t>cation</w:t>
            </w:r>
            <w:r w:rsidRPr="00581E59">
              <w:rPr>
                <w:rFonts w:cs="Arial"/>
                <w:b/>
                <w:bCs/>
                <w:sz w:val="22"/>
                <w:szCs w:val="22"/>
              </w:rPr>
              <w:t xml:space="preserve"> web</w:t>
            </w:r>
          </w:p>
        </w:tc>
      </w:tr>
      <w:tr w:rsidR="00BF3D13" w:rsidTr="005D153F">
        <w:trPr>
          <w:jc w:val="center"/>
        </w:trPr>
        <w:tc>
          <w:tcPr>
            <w:tcW w:w="195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MYM-PSC</w:t>
            </w:r>
          </w:p>
        </w:tc>
        <w:tc>
          <w:tcPr>
            <w:tcW w:w="3347"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Portail Selfcare Commun</w:t>
            </w:r>
          </w:p>
        </w:tc>
        <w:tc>
          <w:tcPr>
            <w:tcW w:w="3709"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SelfcareMyMT </w:t>
            </w:r>
            <w:r w:rsidR="006F0550" w:rsidRPr="00581E59">
              <w:rPr>
                <w:rFonts w:cs="Arial"/>
                <w:sz w:val="22"/>
                <w:szCs w:val="22"/>
              </w:rPr>
              <w:t>: mym.war</w:t>
            </w:r>
          </w:p>
        </w:tc>
      </w:tr>
      <w:tr w:rsidR="00BF3D13" w:rsidTr="005D153F">
        <w:trPr>
          <w:jc w:val="center"/>
        </w:trPr>
        <w:tc>
          <w:tcPr>
            <w:tcW w:w="195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MYM-PSM</w:t>
            </w:r>
          </w:p>
        </w:tc>
        <w:tc>
          <w:tcPr>
            <w:tcW w:w="3347"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cs="Arial"/>
                <w:sz w:val="22"/>
                <w:szCs w:val="22"/>
              </w:rPr>
            </w:pPr>
            <w:r w:rsidRPr="00581E59">
              <w:rPr>
                <w:rFonts w:cs="Arial"/>
                <w:sz w:val="22"/>
                <w:szCs w:val="22"/>
              </w:rPr>
              <w:t>Portail Selfcare Mobile</w:t>
            </w:r>
          </w:p>
        </w:tc>
        <w:tc>
          <w:tcPr>
            <w:tcW w:w="3709"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SelfcareMobile : mym-psm.war</w:t>
            </w:r>
          </w:p>
        </w:tc>
      </w:tr>
      <w:tr w:rsidR="00BF3D13" w:rsidTr="005D153F">
        <w:trPr>
          <w:jc w:val="center"/>
        </w:trPr>
        <w:tc>
          <w:tcPr>
            <w:tcW w:w="195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MYM-PSI</w:t>
            </w:r>
          </w:p>
        </w:tc>
        <w:tc>
          <w:tcPr>
            <w:tcW w:w="3347"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cs="Arial"/>
                <w:sz w:val="22"/>
                <w:szCs w:val="22"/>
              </w:rPr>
            </w:pPr>
            <w:r w:rsidRPr="00581E59">
              <w:rPr>
                <w:rFonts w:cs="Arial"/>
                <w:sz w:val="22"/>
                <w:szCs w:val="22"/>
              </w:rPr>
              <w:t>Portail Selfcare Internet</w:t>
            </w:r>
          </w:p>
        </w:tc>
        <w:tc>
          <w:tcPr>
            <w:tcW w:w="3709"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SelfcareInternet : mym-psi.war</w:t>
            </w:r>
          </w:p>
        </w:tc>
      </w:tr>
      <w:tr w:rsidR="00BF3D13" w:rsidTr="005D153F">
        <w:trPr>
          <w:jc w:val="center"/>
        </w:trPr>
        <w:tc>
          <w:tcPr>
            <w:tcW w:w="195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MYM-PSF</w:t>
            </w:r>
          </w:p>
        </w:tc>
        <w:tc>
          <w:tcPr>
            <w:tcW w:w="3347"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cs="Arial"/>
                <w:sz w:val="22"/>
                <w:szCs w:val="22"/>
              </w:rPr>
            </w:pPr>
            <w:r w:rsidRPr="00581E59">
              <w:rPr>
                <w:rFonts w:cs="Arial"/>
                <w:sz w:val="22"/>
                <w:szCs w:val="22"/>
              </w:rPr>
              <w:t>Portail Selfcare Fixe</w:t>
            </w:r>
          </w:p>
        </w:tc>
        <w:tc>
          <w:tcPr>
            <w:tcW w:w="3709" w:type="dxa"/>
            <w:tcBorders>
              <w:top w:val="nil"/>
              <w:left w:val="nil"/>
              <w:bottom w:val="single" w:sz="8" w:space="0" w:color="000000"/>
              <w:right w:val="single" w:sz="8" w:space="0" w:color="000000"/>
            </w:tcBorders>
            <w:tcMar>
              <w:top w:w="0" w:type="dxa"/>
              <w:left w:w="108" w:type="dxa"/>
              <w:bottom w:w="0" w:type="dxa"/>
              <w:right w:w="108" w:type="dxa"/>
            </w:tcMar>
            <w:hideMark/>
          </w:tcPr>
          <w:p w:rsidR="00BF3D13" w:rsidRPr="0054209B" w:rsidRDefault="00BF3D13" w:rsidP="00715DBD">
            <w:pPr>
              <w:spacing w:line="360" w:lineRule="auto"/>
              <w:rPr>
                <w:rFonts w:eastAsiaTheme="minorHAnsi" w:cs="Arial"/>
                <w:sz w:val="22"/>
                <w:szCs w:val="22"/>
              </w:rPr>
            </w:pPr>
            <w:r w:rsidRPr="00581E59">
              <w:rPr>
                <w:rFonts w:cs="Arial"/>
                <w:sz w:val="22"/>
                <w:szCs w:val="22"/>
              </w:rPr>
              <w:t>SelfcareFixe : mym-psf.war</w:t>
            </w:r>
          </w:p>
        </w:tc>
      </w:tr>
    </w:tbl>
    <w:p w:rsidR="001456D4" w:rsidRDefault="001456D4" w:rsidP="00715DBD">
      <w:pPr>
        <w:spacing w:line="360" w:lineRule="auto"/>
        <w:rPr>
          <w:rFonts w:cs="Arial"/>
          <w:sz w:val="22"/>
          <w:szCs w:val="24"/>
        </w:rPr>
      </w:pPr>
    </w:p>
    <w:p w:rsidR="00842CCF" w:rsidRDefault="00596B74" w:rsidP="00715DBD">
      <w:pPr>
        <w:spacing w:line="360" w:lineRule="auto"/>
        <w:rPr>
          <w:rFonts w:cs="Arial"/>
          <w:sz w:val="22"/>
          <w:szCs w:val="22"/>
        </w:rPr>
      </w:pPr>
      <w:r>
        <w:rPr>
          <w:rFonts w:cs="Arial"/>
          <w:sz w:val="22"/>
          <w:szCs w:val="24"/>
        </w:rPr>
        <w:t xml:space="preserve">Les deux premières applications ont été développées dans </w:t>
      </w:r>
      <w:r w:rsidR="0075271C">
        <w:rPr>
          <w:rFonts w:cs="Arial"/>
          <w:sz w:val="22"/>
          <w:szCs w:val="24"/>
        </w:rPr>
        <w:t xml:space="preserve">leur </w:t>
      </w:r>
      <w:r>
        <w:rPr>
          <w:rFonts w:cs="Arial"/>
          <w:sz w:val="22"/>
          <w:szCs w:val="24"/>
        </w:rPr>
        <w:t>totalité par l’</w:t>
      </w:r>
      <w:r w:rsidR="00CD7073">
        <w:rPr>
          <w:rFonts w:cs="Arial"/>
          <w:sz w:val="22"/>
          <w:szCs w:val="24"/>
        </w:rPr>
        <w:t>équipe de Capgemini</w:t>
      </w:r>
      <w:r w:rsidR="00421247">
        <w:rPr>
          <w:rFonts w:cs="Arial"/>
          <w:sz w:val="22"/>
          <w:szCs w:val="24"/>
        </w:rPr>
        <w:t>.</w:t>
      </w:r>
      <w:r w:rsidR="000511A1">
        <w:rPr>
          <w:rFonts w:cs="Arial"/>
          <w:sz w:val="22"/>
          <w:szCs w:val="24"/>
        </w:rPr>
        <w:t xml:space="preserve"> </w:t>
      </w:r>
      <w:r w:rsidR="00421247">
        <w:rPr>
          <w:rFonts w:cs="Arial"/>
          <w:sz w:val="22"/>
          <w:szCs w:val="24"/>
        </w:rPr>
        <w:t>E</w:t>
      </w:r>
      <w:r w:rsidR="000511A1">
        <w:rPr>
          <w:rFonts w:cs="Arial"/>
          <w:sz w:val="22"/>
          <w:szCs w:val="24"/>
        </w:rPr>
        <w:t xml:space="preserve">lles </w:t>
      </w:r>
      <w:r w:rsidR="00F26203">
        <w:rPr>
          <w:rFonts w:cs="Arial"/>
          <w:sz w:val="22"/>
          <w:szCs w:val="24"/>
        </w:rPr>
        <w:t>permettent de gérer les parties en commun de MyMT (utilisées pour les services de Monaco Telecom) et toute la partie liée au service Mobile</w:t>
      </w:r>
      <w:r w:rsidR="00217078">
        <w:rPr>
          <w:rFonts w:cs="Arial"/>
          <w:sz w:val="22"/>
          <w:szCs w:val="24"/>
        </w:rPr>
        <w:t>.</w:t>
      </w:r>
      <w:r w:rsidR="00F26203">
        <w:rPr>
          <w:rFonts w:cs="Arial"/>
          <w:sz w:val="22"/>
          <w:szCs w:val="24"/>
        </w:rPr>
        <w:t xml:space="preserve"> </w:t>
      </w:r>
      <w:r w:rsidR="002E1703">
        <w:rPr>
          <w:rFonts w:cs="Arial"/>
          <w:sz w:val="22"/>
          <w:szCs w:val="24"/>
        </w:rPr>
        <w:t xml:space="preserve">En revanche, </w:t>
      </w:r>
      <w:r>
        <w:rPr>
          <w:rFonts w:cs="Arial"/>
          <w:sz w:val="22"/>
          <w:szCs w:val="24"/>
        </w:rPr>
        <w:t xml:space="preserve">les modules </w:t>
      </w:r>
      <w:r w:rsidRPr="00581E59">
        <w:rPr>
          <w:rFonts w:cs="Arial"/>
          <w:sz w:val="22"/>
          <w:szCs w:val="22"/>
        </w:rPr>
        <w:t>MYM-PSI</w:t>
      </w:r>
      <w:r>
        <w:rPr>
          <w:rFonts w:cs="Arial"/>
          <w:sz w:val="22"/>
          <w:szCs w:val="22"/>
        </w:rPr>
        <w:t xml:space="preserve"> et </w:t>
      </w:r>
      <w:r w:rsidRPr="00581E59">
        <w:rPr>
          <w:rFonts w:cs="Arial"/>
          <w:sz w:val="22"/>
          <w:szCs w:val="22"/>
        </w:rPr>
        <w:t>MYM-PSF</w:t>
      </w:r>
      <w:r>
        <w:rPr>
          <w:rFonts w:cs="Arial"/>
          <w:sz w:val="22"/>
          <w:szCs w:val="22"/>
        </w:rPr>
        <w:t xml:space="preserve"> </w:t>
      </w:r>
      <w:r w:rsidR="002E1703">
        <w:rPr>
          <w:rFonts w:cs="Arial"/>
          <w:sz w:val="22"/>
          <w:szCs w:val="22"/>
        </w:rPr>
        <w:t xml:space="preserve">sont des </w:t>
      </w:r>
      <w:r>
        <w:rPr>
          <w:rFonts w:cs="Arial"/>
          <w:sz w:val="22"/>
          <w:szCs w:val="22"/>
        </w:rPr>
        <w:t>sy</w:t>
      </w:r>
      <w:r w:rsidR="00F26203">
        <w:rPr>
          <w:rFonts w:cs="Arial"/>
          <w:sz w:val="22"/>
          <w:szCs w:val="22"/>
        </w:rPr>
        <w:t xml:space="preserve">stèmes développés </w:t>
      </w:r>
      <w:r w:rsidR="00102042">
        <w:rPr>
          <w:rFonts w:cs="Arial"/>
          <w:sz w:val="22"/>
          <w:szCs w:val="22"/>
        </w:rPr>
        <w:t xml:space="preserve">à l’origine </w:t>
      </w:r>
      <w:r w:rsidR="00F26203">
        <w:rPr>
          <w:rFonts w:cs="Arial"/>
          <w:sz w:val="22"/>
          <w:szCs w:val="22"/>
        </w:rPr>
        <w:t xml:space="preserve">par </w:t>
      </w:r>
      <w:r w:rsidR="00E2684D">
        <w:rPr>
          <w:rFonts w:cs="Arial"/>
          <w:sz w:val="22"/>
          <w:szCs w:val="22"/>
        </w:rPr>
        <w:t>Monaco Telecom</w:t>
      </w:r>
      <w:r w:rsidR="00102042">
        <w:rPr>
          <w:rFonts w:cs="Arial"/>
          <w:sz w:val="22"/>
          <w:szCs w:val="22"/>
        </w:rPr>
        <w:t xml:space="preserve">, même si </w:t>
      </w:r>
      <w:r w:rsidR="005B3C0A">
        <w:rPr>
          <w:rFonts w:cs="Arial"/>
          <w:sz w:val="22"/>
          <w:szCs w:val="22"/>
        </w:rPr>
        <w:t>aujourd’hui</w:t>
      </w:r>
      <w:r w:rsidR="00F26203">
        <w:rPr>
          <w:rFonts w:cs="Arial"/>
          <w:sz w:val="22"/>
          <w:szCs w:val="22"/>
        </w:rPr>
        <w:t xml:space="preserve"> </w:t>
      </w:r>
      <w:r w:rsidR="00102042">
        <w:rPr>
          <w:rFonts w:cs="Arial"/>
          <w:sz w:val="22"/>
          <w:szCs w:val="22"/>
        </w:rPr>
        <w:t>Capgemini en assure la maintenance</w:t>
      </w:r>
      <w:r>
        <w:rPr>
          <w:rFonts w:cs="Arial"/>
          <w:sz w:val="22"/>
          <w:szCs w:val="22"/>
        </w:rPr>
        <w:t xml:space="preserve">. </w:t>
      </w:r>
    </w:p>
    <w:p w:rsidR="00384F47" w:rsidRDefault="00384F47" w:rsidP="00715DBD">
      <w:pPr>
        <w:spacing w:line="360" w:lineRule="auto"/>
        <w:rPr>
          <w:rFonts w:cs="Arial"/>
          <w:sz w:val="22"/>
          <w:szCs w:val="24"/>
        </w:rPr>
      </w:pPr>
    </w:p>
    <w:p w:rsidR="00B741C5" w:rsidRDefault="00DA5F14" w:rsidP="00715DBD">
      <w:pPr>
        <w:spacing w:line="360" w:lineRule="auto"/>
        <w:rPr>
          <w:rFonts w:cs="Arial"/>
          <w:sz w:val="22"/>
          <w:szCs w:val="24"/>
        </w:rPr>
      </w:pPr>
      <w:r>
        <w:rPr>
          <w:rFonts w:cs="Arial"/>
          <w:sz w:val="22"/>
          <w:szCs w:val="24"/>
        </w:rPr>
        <w:t>L’application web MyMT est composée de trois blocs : « Mes Comptes », « Mes Factures » et « Mes Services »</w:t>
      </w:r>
      <w:r w:rsidR="007B0184">
        <w:rPr>
          <w:rFonts w:cs="Arial"/>
          <w:sz w:val="22"/>
          <w:szCs w:val="24"/>
        </w:rPr>
        <w:t>. Le premier bloc</w:t>
      </w:r>
      <w:r w:rsidR="008B608A">
        <w:rPr>
          <w:rFonts w:cs="Arial"/>
          <w:sz w:val="22"/>
          <w:szCs w:val="24"/>
        </w:rPr>
        <w:t>, Mes Comptes,</w:t>
      </w:r>
      <w:r w:rsidR="007B0184">
        <w:rPr>
          <w:rFonts w:cs="Arial"/>
          <w:sz w:val="22"/>
          <w:szCs w:val="24"/>
        </w:rPr>
        <w:t xml:space="preserve"> montre toute l’information liée au client</w:t>
      </w:r>
      <w:r w:rsidR="000440FE">
        <w:rPr>
          <w:rFonts w:cs="Arial"/>
          <w:sz w:val="22"/>
          <w:szCs w:val="24"/>
        </w:rPr>
        <w:t>.</w:t>
      </w:r>
      <w:r w:rsidR="007B0184">
        <w:rPr>
          <w:rFonts w:cs="Arial"/>
          <w:sz w:val="22"/>
          <w:szCs w:val="24"/>
        </w:rPr>
        <w:t xml:space="preserve"> </w:t>
      </w:r>
      <w:r w:rsidR="000440FE">
        <w:rPr>
          <w:rFonts w:cs="Arial"/>
          <w:sz w:val="22"/>
          <w:szCs w:val="24"/>
        </w:rPr>
        <w:t>D</w:t>
      </w:r>
      <w:r w:rsidR="007B0184">
        <w:rPr>
          <w:rFonts w:cs="Arial"/>
          <w:sz w:val="22"/>
          <w:szCs w:val="24"/>
        </w:rPr>
        <w:t xml:space="preserve">ans cette partie </w:t>
      </w:r>
      <w:r w:rsidR="00B30ADB">
        <w:rPr>
          <w:rFonts w:cs="Arial"/>
          <w:sz w:val="22"/>
          <w:szCs w:val="24"/>
        </w:rPr>
        <w:t>le client peut</w:t>
      </w:r>
      <w:r w:rsidR="00146561">
        <w:rPr>
          <w:rFonts w:cs="Arial"/>
          <w:sz w:val="22"/>
          <w:szCs w:val="24"/>
        </w:rPr>
        <w:t>,</w:t>
      </w:r>
      <w:r w:rsidR="00B30ADB">
        <w:rPr>
          <w:rFonts w:cs="Arial"/>
          <w:sz w:val="22"/>
          <w:szCs w:val="24"/>
        </w:rPr>
        <w:t xml:space="preserve"> </w:t>
      </w:r>
      <w:r w:rsidR="00146561">
        <w:rPr>
          <w:rFonts w:cs="Arial"/>
          <w:sz w:val="22"/>
          <w:szCs w:val="24"/>
        </w:rPr>
        <w:t xml:space="preserve">par exemple, </w:t>
      </w:r>
      <w:r w:rsidR="00B30ADB">
        <w:rPr>
          <w:rFonts w:cs="Arial"/>
          <w:sz w:val="22"/>
          <w:szCs w:val="24"/>
        </w:rPr>
        <w:t xml:space="preserve">consulter l’historique des </w:t>
      </w:r>
      <w:r w:rsidR="007B0184">
        <w:rPr>
          <w:rFonts w:cs="Arial"/>
          <w:sz w:val="22"/>
          <w:szCs w:val="24"/>
        </w:rPr>
        <w:t xml:space="preserve">commandes effectuées </w:t>
      </w:r>
      <w:r w:rsidR="00B30ADB">
        <w:rPr>
          <w:rFonts w:cs="Arial"/>
          <w:sz w:val="22"/>
          <w:szCs w:val="24"/>
        </w:rPr>
        <w:t>sur ligne.</w:t>
      </w:r>
    </w:p>
    <w:p w:rsidR="00B30ADB" w:rsidRDefault="00B30ADB" w:rsidP="00715DBD">
      <w:pPr>
        <w:spacing w:line="360" w:lineRule="auto"/>
        <w:rPr>
          <w:rFonts w:cs="Arial"/>
          <w:sz w:val="22"/>
          <w:szCs w:val="24"/>
        </w:rPr>
      </w:pPr>
      <w:r>
        <w:rPr>
          <w:rFonts w:cs="Arial"/>
          <w:sz w:val="22"/>
          <w:szCs w:val="24"/>
        </w:rPr>
        <w:t xml:space="preserve">Le bloc Mes Factures </w:t>
      </w:r>
      <w:r w:rsidR="00D23858">
        <w:rPr>
          <w:rFonts w:cs="Arial"/>
          <w:sz w:val="22"/>
          <w:szCs w:val="24"/>
        </w:rPr>
        <w:t xml:space="preserve">qui permet de sélectionner les différents comptes de facturation d’un client. Dans ce bloc se trouve les options permettant au client de gérer ses informations de </w:t>
      </w:r>
      <w:r w:rsidR="000F3417">
        <w:rPr>
          <w:rFonts w:cs="Arial"/>
          <w:sz w:val="22"/>
          <w:szCs w:val="24"/>
        </w:rPr>
        <w:t>facturations,</w:t>
      </w:r>
      <w:r w:rsidR="00D23858">
        <w:rPr>
          <w:rFonts w:cs="Arial"/>
          <w:sz w:val="22"/>
          <w:szCs w:val="24"/>
        </w:rPr>
        <w:t xml:space="preserve"> modifier ses coordonnées bancaires ou consulter le détail de ses factures.</w:t>
      </w:r>
    </w:p>
    <w:p w:rsidR="00B741C5" w:rsidRDefault="00D23858" w:rsidP="00715DBD">
      <w:pPr>
        <w:spacing w:line="360" w:lineRule="auto"/>
        <w:rPr>
          <w:rFonts w:cs="Arial"/>
          <w:sz w:val="22"/>
          <w:szCs w:val="24"/>
        </w:rPr>
      </w:pPr>
      <w:r>
        <w:rPr>
          <w:rFonts w:cs="Arial"/>
          <w:sz w:val="22"/>
          <w:szCs w:val="24"/>
        </w:rPr>
        <w:t xml:space="preserve">Le troisième bloc « Mes Services » </w:t>
      </w:r>
      <w:r w:rsidR="00600FBC">
        <w:rPr>
          <w:rFonts w:cs="Arial"/>
          <w:sz w:val="22"/>
          <w:szCs w:val="24"/>
        </w:rPr>
        <w:t>permet d’afficher les informations concernant à chaque service offert par Monaco Telecom. Si le client est un client ONE, ce bloc lui permet de choisir les quatre services et gérer chacun d’eux</w:t>
      </w:r>
      <w:r w:rsidR="00DA139E">
        <w:rPr>
          <w:rFonts w:cs="Arial"/>
          <w:sz w:val="22"/>
          <w:szCs w:val="24"/>
        </w:rPr>
        <w:t xml:space="preserve">. Pour les </w:t>
      </w:r>
      <w:r w:rsidR="003D1295">
        <w:rPr>
          <w:rFonts w:cs="Arial"/>
          <w:sz w:val="22"/>
          <w:szCs w:val="24"/>
        </w:rPr>
        <w:t>autre</w:t>
      </w:r>
      <w:r w:rsidR="001B155C">
        <w:rPr>
          <w:rFonts w:cs="Arial"/>
          <w:sz w:val="22"/>
          <w:szCs w:val="24"/>
        </w:rPr>
        <w:t>s</w:t>
      </w:r>
      <w:r w:rsidR="003D1295">
        <w:rPr>
          <w:rFonts w:cs="Arial"/>
          <w:sz w:val="22"/>
          <w:szCs w:val="24"/>
        </w:rPr>
        <w:t xml:space="preserve"> </w:t>
      </w:r>
      <w:r w:rsidR="00DA139E">
        <w:rPr>
          <w:rFonts w:cs="Arial"/>
          <w:sz w:val="22"/>
          <w:szCs w:val="24"/>
        </w:rPr>
        <w:t>clients</w:t>
      </w:r>
      <w:r w:rsidR="003D1295">
        <w:rPr>
          <w:rFonts w:cs="Arial"/>
          <w:sz w:val="22"/>
          <w:szCs w:val="24"/>
        </w:rPr>
        <w:t xml:space="preserve">, </w:t>
      </w:r>
      <w:r w:rsidR="00E120E0">
        <w:rPr>
          <w:rFonts w:cs="Arial"/>
          <w:sz w:val="22"/>
          <w:szCs w:val="24"/>
        </w:rPr>
        <w:t>l</w:t>
      </w:r>
      <w:r w:rsidR="00DA139E">
        <w:rPr>
          <w:rFonts w:cs="Arial"/>
          <w:sz w:val="22"/>
          <w:szCs w:val="24"/>
        </w:rPr>
        <w:t xml:space="preserve">e bloc affiche l’information </w:t>
      </w:r>
      <w:r w:rsidR="007D4F06">
        <w:rPr>
          <w:rFonts w:cs="Arial"/>
          <w:sz w:val="22"/>
          <w:szCs w:val="24"/>
        </w:rPr>
        <w:t xml:space="preserve">liée à </w:t>
      </w:r>
      <w:r w:rsidR="00C3542D">
        <w:rPr>
          <w:rFonts w:cs="Arial"/>
          <w:sz w:val="22"/>
          <w:szCs w:val="24"/>
        </w:rPr>
        <w:t>leur</w:t>
      </w:r>
      <w:r w:rsidR="007D4F06">
        <w:rPr>
          <w:rFonts w:cs="Arial"/>
          <w:sz w:val="22"/>
          <w:szCs w:val="24"/>
        </w:rPr>
        <w:t>s</w:t>
      </w:r>
      <w:r w:rsidR="00DA139E">
        <w:rPr>
          <w:rFonts w:cs="Arial"/>
          <w:sz w:val="22"/>
          <w:szCs w:val="24"/>
        </w:rPr>
        <w:t xml:space="preserve"> service</w:t>
      </w:r>
      <w:r w:rsidR="007D4F06">
        <w:rPr>
          <w:rFonts w:cs="Arial"/>
          <w:sz w:val="22"/>
          <w:szCs w:val="24"/>
        </w:rPr>
        <w:t>s</w:t>
      </w:r>
      <w:r w:rsidR="00DA139E">
        <w:rPr>
          <w:rFonts w:cs="Arial"/>
          <w:sz w:val="22"/>
          <w:szCs w:val="24"/>
        </w:rPr>
        <w:t xml:space="preserve"> mobile</w:t>
      </w:r>
      <w:r w:rsidR="007D4F06">
        <w:rPr>
          <w:rFonts w:cs="Arial"/>
          <w:sz w:val="22"/>
          <w:szCs w:val="24"/>
        </w:rPr>
        <w:t>s</w:t>
      </w:r>
      <w:r w:rsidR="00762527">
        <w:rPr>
          <w:rFonts w:cs="Arial"/>
          <w:sz w:val="22"/>
          <w:szCs w:val="24"/>
        </w:rPr>
        <w:t xml:space="preserve"> uniquement</w:t>
      </w:r>
      <w:r w:rsidR="00DA139E">
        <w:rPr>
          <w:rFonts w:cs="Arial"/>
          <w:sz w:val="22"/>
          <w:szCs w:val="24"/>
        </w:rPr>
        <w:t>.</w:t>
      </w:r>
    </w:p>
    <w:p w:rsidR="000E32CE" w:rsidRDefault="000E32CE" w:rsidP="00715DBD">
      <w:pPr>
        <w:spacing w:line="360" w:lineRule="auto"/>
        <w:rPr>
          <w:rFonts w:cs="Arial"/>
          <w:sz w:val="22"/>
          <w:szCs w:val="24"/>
        </w:rPr>
      </w:pPr>
    </w:p>
    <w:p w:rsidR="00B741C5" w:rsidRDefault="000E32CE" w:rsidP="00715DBD">
      <w:pPr>
        <w:spacing w:line="360" w:lineRule="auto"/>
        <w:rPr>
          <w:sz w:val="22"/>
        </w:rPr>
      </w:pPr>
      <w:r>
        <w:rPr>
          <w:sz w:val="22"/>
        </w:rPr>
        <w:t xml:space="preserve">MyMT est </w:t>
      </w:r>
      <w:r w:rsidR="004B0D87">
        <w:rPr>
          <w:sz w:val="22"/>
        </w:rPr>
        <w:t xml:space="preserve">fortement </w:t>
      </w:r>
      <w:r>
        <w:rPr>
          <w:sz w:val="22"/>
        </w:rPr>
        <w:t>liée à OGC</w:t>
      </w:r>
      <w:r w:rsidR="009C6C1D">
        <w:rPr>
          <w:sz w:val="22"/>
        </w:rPr>
        <w:t>.</w:t>
      </w:r>
      <w:r>
        <w:rPr>
          <w:sz w:val="22"/>
        </w:rPr>
        <w:t xml:space="preserve"> </w:t>
      </w:r>
      <w:r w:rsidR="009C6C1D">
        <w:rPr>
          <w:sz w:val="22"/>
        </w:rPr>
        <w:t>C</w:t>
      </w:r>
      <w:r w:rsidRPr="0049589E">
        <w:rPr>
          <w:sz w:val="22"/>
        </w:rPr>
        <w:t xml:space="preserve">'est cette </w:t>
      </w:r>
      <w:r w:rsidR="009C6C1D">
        <w:rPr>
          <w:sz w:val="22"/>
        </w:rPr>
        <w:t xml:space="preserve">dernière </w:t>
      </w:r>
      <w:r w:rsidRPr="0049589E">
        <w:rPr>
          <w:sz w:val="22"/>
        </w:rPr>
        <w:t xml:space="preserve">application qui expose des services Web </w:t>
      </w:r>
      <w:r>
        <w:rPr>
          <w:sz w:val="22"/>
        </w:rPr>
        <w:t xml:space="preserve">à </w:t>
      </w:r>
      <w:r w:rsidRPr="0049589E">
        <w:rPr>
          <w:sz w:val="22"/>
        </w:rPr>
        <w:t xml:space="preserve">MyMT pour extraire les informations requises par le client. Comme </w:t>
      </w:r>
      <w:r w:rsidR="005C7C9B">
        <w:rPr>
          <w:sz w:val="22"/>
        </w:rPr>
        <w:t>l</w:t>
      </w:r>
      <w:r w:rsidR="00683779">
        <w:rPr>
          <w:sz w:val="22"/>
        </w:rPr>
        <w:t>e</w:t>
      </w:r>
      <w:r>
        <w:rPr>
          <w:sz w:val="22"/>
        </w:rPr>
        <w:t xml:space="preserve"> montre la figure ci-dess</w:t>
      </w:r>
      <w:r w:rsidR="00777347">
        <w:rPr>
          <w:sz w:val="22"/>
        </w:rPr>
        <w:t>ou</w:t>
      </w:r>
      <w:r>
        <w:rPr>
          <w:sz w:val="22"/>
        </w:rPr>
        <w:t xml:space="preserve">s, </w:t>
      </w:r>
      <w:r w:rsidRPr="0049589E">
        <w:rPr>
          <w:sz w:val="22"/>
        </w:rPr>
        <w:lastRenderedPageBreak/>
        <w:t xml:space="preserve">OGC récupère </w:t>
      </w:r>
      <w:r w:rsidR="007510A2">
        <w:rPr>
          <w:sz w:val="22"/>
        </w:rPr>
        <w:t>l</w:t>
      </w:r>
      <w:r w:rsidRPr="0049589E">
        <w:rPr>
          <w:sz w:val="22"/>
        </w:rPr>
        <w:t xml:space="preserve">es données à partir de diverses bases de données existantes de l'application, mais </w:t>
      </w:r>
      <w:r>
        <w:rPr>
          <w:sz w:val="22"/>
        </w:rPr>
        <w:t xml:space="preserve">MyMT </w:t>
      </w:r>
      <w:r w:rsidRPr="0049589E">
        <w:rPr>
          <w:sz w:val="22"/>
        </w:rPr>
        <w:t>a auss</w:t>
      </w:r>
      <w:r>
        <w:rPr>
          <w:sz w:val="22"/>
        </w:rPr>
        <w:t>i s</w:t>
      </w:r>
      <w:r w:rsidR="00620936">
        <w:rPr>
          <w:sz w:val="22"/>
        </w:rPr>
        <w:t>a</w:t>
      </w:r>
      <w:r>
        <w:rPr>
          <w:sz w:val="22"/>
        </w:rPr>
        <w:t xml:space="preserve"> propre base de données d’où elle obtient des informations sans passer par </w:t>
      </w:r>
      <w:r w:rsidRPr="0049589E">
        <w:rPr>
          <w:sz w:val="22"/>
        </w:rPr>
        <w:t>OGC</w:t>
      </w:r>
      <w:r>
        <w:rPr>
          <w:sz w:val="22"/>
        </w:rPr>
        <w:t>.</w:t>
      </w:r>
    </w:p>
    <w:p w:rsidR="00283A98" w:rsidRDefault="00283A98" w:rsidP="00715DBD">
      <w:pPr>
        <w:spacing w:line="360" w:lineRule="auto"/>
        <w:rPr>
          <w:rFonts w:cs="Arial"/>
          <w:sz w:val="22"/>
          <w:szCs w:val="24"/>
        </w:rPr>
      </w:pPr>
    </w:p>
    <w:p w:rsidR="003D57BA" w:rsidRDefault="00383443" w:rsidP="00815201">
      <w:pPr>
        <w:spacing w:line="360" w:lineRule="auto"/>
        <w:jc w:val="center"/>
      </w:pPr>
      <w:r>
        <w:rPr>
          <w:rFonts w:cs="Arial"/>
          <w:noProof/>
          <w:szCs w:val="24"/>
        </w:rPr>
        <w:drawing>
          <wp:inline distT="0" distB="0" distL="0" distR="0">
            <wp:extent cx="4963028" cy="3429000"/>
            <wp:effectExtent l="0" t="0" r="0" b="0"/>
            <wp:docPr id="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969825" cy="3433696"/>
                    </a:xfrm>
                    <a:prstGeom prst="rect">
                      <a:avLst/>
                    </a:prstGeom>
                    <a:noFill/>
                    <a:ln w="9525">
                      <a:noFill/>
                      <a:miter lim="800000"/>
                      <a:headEnd/>
                      <a:tailEnd/>
                    </a:ln>
                  </pic:spPr>
                </pic:pic>
              </a:graphicData>
            </a:graphic>
          </wp:inline>
        </w:drawing>
      </w:r>
    </w:p>
    <w:p w:rsidR="00A5363B" w:rsidRDefault="0078254D" w:rsidP="00DC72DD">
      <w:pPr>
        <w:pStyle w:val="Lgende"/>
        <w:spacing w:line="360" w:lineRule="auto"/>
        <w:jc w:val="center"/>
      </w:pPr>
      <w:bookmarkStart w:id="1500" w:name="_Toc396225617"/>
      <w:r>
        <w:t xml:space="preserve">Figure </w:t>
      </w:r>
      <w:r w:rsidR="00305757">
        <w:fldChar w:fldCharType="begin"/>
      </w:r>
      <w:r>
        <w:instrText xml:space="preserve"> SEQ Figure \* ARABIC </w:instrText>
      </w:r>
      <w:r w:rsidR="00305757">
        <w:fldChar w:fldCharType="separate"/>
      </w:r>
      <w:r w:rsidR="00D03311">
        <w:rPr>
          <w:noProof/>
        </w:rPr>
        <w:t>5</w:t>
      </w:r>
      <w:r w:rsidR="00305757">
        <w:fldChar w:fldCharType="end"/>
      </w:r>
      <w:r>
        <w:t xml:space="preserve"> : </w:t>
      </w:r>
      <w:r w:rsidR="00F74D75">
        <w:t>Relation entre MyMT et OGC</w:t>
      </w:r>
      <w:bookmarkEnd w:id="1500"/>
    </w:p>
    <w:p w:rsidR="005D153F" w:rsidRPr="005D153F" w:rsidRDefault="005D153F" w:rsidP="005D153F"/>
    <w:p w:rsidR="003D57BA" w:rsidRDefault="003D57BA" w:rsidP="00A5363B">
      <w:pPr>
        <w:pStyle w:val="Titre2"/>
        <w:spacing w:before="0" w:after="0" w:line="360" w:lineRule="auto"/>
      </w:pPr>
      <w:bookmarkStart w:id="1501" w:name="_Toc396225593"/>
      <w:r w:rsidRPr="0017293F">
        <w:t>Sujet de stage</w:t>
      </w:r>
      <w:bookmarkEnd w:id="1501"/>
    </w:p>
    <w:p w:rsidR="00A5363B" w:rsidRPr="00A5363B" w:rsidRDefault="00A5363B" w:rsidP="00A5363B"/>
    <w:p w:rsidR="0067215B" w:rsidRDefault="0067215B" w:rsidP="00A5363B">
      <w:pPr>
        <w:spacing w:before="0" w:after="0" w:line="360" w:lineRule="auto"/>
      </w:pPr>
      <w:r w:rsidRPr="0067215B">
        <w:rPr>
          <w:sz w:val="22"/>
        </w:rPr>
        <w:t>Le sujet de stage est le Développement d’une application Web de gestion de comptes clients  - SI opérateur télécom Grand-Public Mobile/Fixe/Internet/TV. Le but de ce projet est de réaliser les travaux de développement de l’application web, dans un environnement technique Java. Il est nécessaire de faire évoluer l’application de sort qu’elle répond les besoins du client</w:t>
      </w:r>
      <w:r w:rsidRPr="0067215B">
        <w:t>.</w:t>
      </w:r>
    </w:p>
    <w:p w:rsidR="000640AD" w:rsidRPr="0067215B" w:rsidRDefault="000640AD" w:rsidP="00A5363B">
      <w:pPr>
        <w:spacing w:before="0" w:after="0" w:line="360" w:lineRule="auto"/>
      </w:pPr>
    </w:p>
    <w:p w:rsidR="00DA3CD3" w:rsidRDefault="003D57BA" w:rsidP="001A51F7">
      <w:pPr>
        <w:pStyle w:val="Titre2"/>
        <w:spacing w:before="0" w:after="0" w:line="360" w:lineRule="auto"/>
      </w:pPr>
      <w:bookmarkStart w:id="1502" w:name="_Toc396225594"/>
      <w:r w:rsidRPr="00567354">
        <w:t>Objectif du stage</w:t>
      </w:r>
      <w:bookmarkEnd w:id="1502"/>
    </w:p>
    <w:p w:rsidR="001A51F7" w:rsidRPr="001A51F7" w:rsidRDefault="001A51F7" w:rsidP="001A51F7">
      <w:pPr>
        <w:spacing w:before="0" w:after="0" w:line="360" w:lineRule="auto"/>
      </w:pPr>
    </w:p>
    <w:p w:rsidR="00DA3CD3" w:rsidRPr="008D69B3" w:rsidRDefault="004B599A" w:rsidP="001A51F7">
      <w:pPr>
        <w:spacing w:before="0" w:after="0" w:line="360" w:lineRule="auto"/>
        <w:rPr>
          <w:rFonts w:cs="Arial"/>
          <w:sz w:val="22"/>
          <w:szCs w:val="24"/>
        </w:rPr>
      </w:pPr>
      <w:r w:rsidRPr="004B599A">
        <w:rPr>
          <w:rFonts w:cs="Arial"/>
          <w:sz w:val="22"/>
          <w:szCs w:val="24"/>
        </w:rPr>
        <w:t xml:space="preserve">Développer, intégrer et valider les évolutions au sein de l’application Selfcare MyMT pour </w:t>
      </w:r>
      <w:r w:rsidR="00267C32">
        <w:rPr>
          <w:rFonts w:cs="Arial"/>
          <w:sz w:val="22"/>
          <w:szCs w:val="24"/>
        </w:rPr>
        <w:t xml:space="preserve">l’opérateur </w:t>
      </w:r>
      <w:r w:rsidRPr="004B599A">
        <w:rPr>
          <w:rFonts w:cs="Arial"/>
          <w:sz w:val="22"/>
          <w:szCs w:val="24"/>
        </w:rPr>
        <w:t>Monaco Telecom.</w:t>
      </w:r>
      <w:r w:rsidR="00267C32">
        <w:rPr>
          <w:rFonts w:cs="Arial"/>
          <w:sz w:val="22"/>
          <w:szCs w:val="24"/>
        </w:rPr>
        <w:t xml:space="preserve"> </w:t>
      </w:r>
    </w:p>
    <w:p w:rsidR="00583C40" w:rsidRPr="008D69B3" w:rsidRDefault="00583C40" w:rsidP="001A51F7">
      <w:pPr>
        <w:spacing w:before="0" w:after="0" w:line="360" w:lineRule="auto"/>
        <w:rPr>
          <w:rFonts w:cs="Arial"/>
          <w:sz w:val="22"/>
          <w:szCs w:val="24"/>
        </w:rPr>
      </w:pPr>
    </w:p>
    <w:p w:rsidR="00E60B20" w:rsidRDefault="00AF62DA" w:rsidP="001A51F7">
      <w:pPr>
        <w:pStyle w:val="Titre2"/>
        <w:spacing w:before="0" w:after="0" w:line="360" w:lineRule="auto"/>
      </w:pPr>
      <w:bookmarkStart w:id="1503" w:name="_Toc396225595"/>
      <w:r>
        <w:t>Organisation de l’É</w:t>
      </w:r>
      <w:r w:rsidR="00583C40">
        <w:t>quipe de travail</w:t>
      </w:r>
      <w:bookmarkEnd w:id="1503"/>
    </w:p>
    <w:p w:rsidR="001A51F7" w:rsidRPr="001A51F7" w:rsidRDefault="001A51F7" w:rsidP="001A51F7">
      <w:pPr>
        <w:spacing w:before="0" w:after="0" w:line="360" w:lineRule="auto"/>
      </w:pPr>
    </w:p>
    <w:p w:rsidR="004A6EAE" w:rsidRPr="008D69B3" w:rsidRDefault="004B599A" w:rsidP="001A51F7">
      <w:pPr>
        <w:spacing w:before="0" w:after="0" w:line="360" w:lineRule="auto"/>
        <w:rPr>
          <w:sz w:val="22"/>
        </w:rPr>
      </w:pPr>
      <w:r w:rsidRPr="004B599A">
        <w:rPr>
          <w:sz w:val="22"/>
        </w:rPr>
        <w:t>L’équipe de travail est organisé de la façon suivante :</w:t>
      </w:r>
    </w:p>
    <w:p w:rsidR="00E60B20" w:rsidRPr="008D69B3" w:rsidRDefault="004B599A" w:rsidP="00291F26">
      <w:pPr>
        <w:pStyle w:val="Paragraphedeliste"/>
        <w:numPr>
          <w:ilvl w:val="0"/>
          <w:numId w:val="13"/>
        </w:numPr>
        <w:spacing w:before="0" w:after="0" w:line="360" w:lineRule="auto"/>
        <w:rPr>
          <w:sz w:val="22"/>
        </w:rPr>
      </w:pPr>
      <w:r w:rsidRPr="004B599A">
        <w:rPr>
          <w:sz w:val="22"/>
        </w:rPr>
        <w:lastRenderedPageBreak/>
        <w:t>Le chef de projet</w:t>
      </w:r>
    </w:p>
    <w:p w:rsidR="00E60B20" w:rsidRPr="008D69B3" w:rsidRDefault="004B599A" w:rsidP="00291F26">
      <w:pPr>
        <w:pStyle w:val="Paragraphedeliste"/>
        <w:numPr>
          <w:ilvl w:val="0"/>
          <w:numId w:val="13"/>
        </w:numPr>
        <w:spacing w:line="360" w:lineRule="auto"/>
        <w:rPr>
          <w:sz w:val="22"/>
        </w:rPr>
      </w:pPr>
      <w:r w:rsidRPr="004B599A">
        <w:rPr>
          <w:sz w:val="22"/>
        </w:rPr>
        <w:t>Le responsable de l’application OGC</w:t>
      </w:r>
    </w:p>
    <w:p w:rsidR="00E60B20" w:rsidRPr="008D69B3" w:rsidRDefault="004B599A" w:rsidP="00291F26">
      <w:pPr>
        <w:pStyle w:val="Paragraphedeliste"/>
        <w:numPr>
          <w:ilvl w:val="0"/>
          <w:numId w:val="13"/>
        </w:numPr>
        <w:spacing w:line="360" w:lineRule="auto"/>
        <w:rPr>
          <w:sz w:val="22"/>
        </w:rPr>
      </w:pPr>
      <w:r w:rsidRPr="004B599A">
        <w:rPr>
          <w:sz w:val="22"/>
        </w:rPr>
        <w:t>Le responsable de l’application MyMT</w:t>
      </w:r>
    </w:p>
    <w:p w:rsidR="00E60B20" w:rsidRPr="008D69B3" w:rsidRDefault="004B599A" w:rsidP="00291F26">
      <w:pPr>
        <w:pStyle w:val="Paragraphedeliste"/>
        <w:numPr>
          <w:ilvl w:val="0"/>
          <w:numId w:val="13"/>
        </w:numPr>
        <w:spacing w:line="360" w:lineRule="auto"/>
        <w:rPr>
          <w:sz w:val="22"/>
        </w:rPr>
      </w:pPr>
      <w:r w:rsidRPr="004B599A">
        <w:rPr>
          <w:sz w:val="22"/>
        </w:rPr>
        <w:t>Le responsable de l’application ODM</w:t>
      </w:r>
    </w:p>
    <w:p w:rsidR="00E60B20" w:rsidRPr="008D69B3" w:rsidRDefault="004B599A" w:rsidP="00291F26">
      <w:pPr>
        <w:pStyle w:val="Paragraphedeliste"/>
        <w:numPr>
          <w:ilvl w:val="0"/>
          <w:numId w:val="13"/>
        </w:numPr>
        <w:spacing w:line="360" w:lineRule="auto"/>
        <w:rPr>
          <w:sz w:val="22"/>
        </w:rPr>
      </w:pPr>
      <w:r w:rsidRPr="004B599A">
        <w:rPr>
          <w:sz w:val="22"/>
        </w:rPr>
        <w:t>L</w:t>
      </w:r>
      <w:r w:rsidR="00934598">
        <w:rPr>
          <w:sz w:val="22"/>
        </w:rPr>
        <w:t>’équipe de développement</w:t>
      </w:r>
    </w:p>
    <w:p w:rsidR="00E60B20" w:rsidRPr="008D69B3" w:rsidRDefault="004B599A" w:rsidP="00291F26">
      <w:pPr>
        <w:pStyle w:val="Paragraphedeliste"/>
        <w:numPr>
          <w:ilvl w:val="0"/>
          <w:numId w:val="13"/>
        </w:numPr>
        <w:spacing w:line="360" w:lineRule="auto"/>
        <w:rPr>
          <w:sz w:val="22"/>
        </w:rPr>
      </w:pPr>
      <w:r w:rsidRPr="004B599A">
        <w:rPr>
          <w:sz w:val="22"/>
        </w:rPr>
        <w:t>L’équipe de test</w:t>
      </w:r>
    </w:p>
    <w:p w:rsidR="00E60B20" w:rsidRPr="008D69B3" w:rsidRDefault="00E60B20" w:rsidP="00715DBD">
      <w:pPr>
        <w:spacing w:line="360" w:lineRule="auto"/>
        <w:ind w:left="360"/>
        <w:rPr>
          <w:sz w:val="22"/>
        </w:rPr>
      </w:pPr>
    </w:p>
    <w:p w:rsidR="00E60B20" w:rsidRPr="008D69B3" w:rsidRDefault="004B599A" w:rsidP="00715DBD">
      <w:pPr>
        <w:spacing w:line="360" w:lineRule="auto"/>
        <w:rPr>
          <w:sz w:val="22"/>
        </w:rPr>
      </w:pPr>
      <w:r w:rsidRPr="004B599A">
        <w:rPr>
          <w:sz w:val="22"/>
        </w:rPr>
        <w:t>J’étais intégré</w:t>
      </w:r>
      <w:r w:rsidR="0057289D">
        <w:rPr>
          <w:sz w:val="22"/>
        </w:rPr>
        <w:t>e</w:t>
      </w:r>
      <w:r w:rsidRPr="004B599A">
        <w:rPr>
          <w:sz w:val="22"/>
        </w:rPr>
        <w:t xml:space="preserve"> au sein de l’équipe de développement de l’application MyMT, et j’ai eu en charge une partie de la conception des nouvelles fonctionnalités de l’application, la réalisation des évolutions et l</w:t>
      </w:r>
      <w:r w:rsidR="00444C29">
        <w:rPr>
          <w:sz w:val="22"/>
        </w:rPr>
        <w:t xml:space="preserve">eur </w:t>
      </w:r>
      <w:r w:rsidRPr="004B599A">
        <w:rPr>
          <w:sz w:val="22"/>
        </w:rPr>
        <w:t>intégration.</w:t>
      </w:r>
    </w:p>
    <w:p w:rsidR="009522C5" w:rsidRPr="008D69B3" w:rsidRDefault="009522C5" w:rsidP="00715DBD">
      <w:pPr>
        <w:spacing w:line="360" w:lineRule="auto"/>
        <w:rPr>
          <w:sz w:val="22"/>
        </w:rPr>
      </w:pPr>
    </w:p>
    <w:p w:rsidR="00E60B20" w:rsidRPr="008D69B3" w:rsidRDefault="004B599A" w:rsidP="00715DBD">
      <w:pPr>
        <w:spacing w:line="360" w:lineRule="auto"/>
        <w:rPr>
          <w:sz w:val="22"/>
        </w:rPr>
      </w:pPr>
      <w:r w:rsidRPr="004B599A">
        <w:rPr>
          <w:sz w:val="22"/>
        </w:rPr>
        <w:t>La méthode de travail de l’équipe où je suis rattachée est le LEAN qui consiste en des réunions quotidiennes ou Daily Meeting où chaque membre de l’équipe présente l’état d’avancement de sa tâche et signale les points de blocage s’il y en a. C’est une occasion pour chercher des solutions ensemble et affecter plus de personnes sur une tâche prioritaire bloquante lorsque c’est possible. L’échange d’informations et la transparence de l’état de progression des tâches font que les problèmes sont remontés à temps au niveau des décideurs ce qui implique une prise de décision adéquate et un moindre risque.</w:t>
      </w:r>
    </w:p>
    <w:p w:rsidR="00E60B20" w:rsidRPr="008D69B3" w:rsidRDefault="00E60B20" w:rsidP="00715DBD">
      <w:pPr>
        <w:spacing w:line="360" w:lineRule="auto"/>
        <w:rPr>
          <w:sz w:val="22"/>
        </w:rPr>
      </w:pPr>
    </w:p>
    <w:p w:rsidR="00E60B20" w:rsidRDefault="004B599A" w:rsidP="00715DBD">
      <w:pPr>
        <w:spacing w:line="360" w:lineRule="auto"/>
        <w:rPr>
          <w:sz w:val="22"/>
        </w:rPr>
      </w:pPr>
      <w:r w:rsidRPr="004B599A">
        <w:rPr>
          <w:sz w:val="22"/>
        </w:rPr>
        <w:t>En plus des réunions quotidiennes, le responsable de l’application MyMT organise des petites réunions entre les personnes affectées à cette application. Ce sont des réunions qui durent plus longtemps et cela donne plus de temps pour détailler et approfondir les sujets traités. Elle sert également à faire une mise au point sur tous les aspects du projet et définir l’état d’avancement du projet dans sa globalité et non plus par module. Il arrive aussi que la répartition des tâches soit faite durant cette réunion.</w:t>
      </w:r>
    </w:p>
    <w:p w:rsidR="00D94CA4" w:rsidRDefault="00D94CA4" w:rsidP="00715DBD">
      <w:pPr>
        <w:spacing w:line="360" w:lineRule="auto"/>
        <w:rPr>
          <w:sz w:val="22"/>
        </w:rPr>
      </w:pPr>
    </w:p>
    <w:p w:rsidR="00133932" w:rsidRDefault="00D94CA4" w:rsidP="00715DBD">
      <w:pPr>
        <w:spacing w:line="360" w:lineRule="auto"/>
        <w:rPr>
          <w:sz w:val="22"/>
        </w:rPr>
      </w:pPr>
      <w:r>
        <w:rPr>
          <w:sz w:val="22"/>
        </w:rPr>
        <w:t xml:space="preserve">Pour marquer la cohésion de l’équipe et le bon enchaînement des tâches, le suivi d’avancement global par chacun des membres de l’équipe et l’évolution des affectations sont tracées via des fichiers qui indiquent le travail d’une semaine, dans ce fichier chaque membre de l’équipe a la responsabilité d’indiquer le temps passé sur chacune des tâches et d’évaluer le </w:t>
      </w:r>
      <w:r w:rsidR="002F3769">
        <w:rPr>
          <w:sz w:val="22"/>
        </w:rPr>
        <w:t>« </w:t>
      </w:r>
      <w:r>
        <w:rPr>
          <w:sz w:val="22"/>
        </w:rPr>
        <w:t>reste à faire</w:t>
      </w:r>
      <w:r w:rsidR="002F3769">
        <w:rPr>
          <w:sz w:val="22"/>
        </w:rPr>
        <w:t> »</w:t>
      </w:r>
      <w:r>
        <w:rPr>
          <w:sz w:val="22"/>
        </w:rPr>
        <w:t xml:space="preserve"> (RAF) sur chacune d’entre elles, de cette façon les responsables des applications </w:t>
      </w:r>
      <w:r w:rsidR="003B7063">
        <w:rPr>
          <w:sz w:val="22"/>
        </w:rPr>
        <w:t>et</w:t>
      </w:r>
      <w:r>
        <w:rPr>
          <w:sz w:val="22"/>
        </w:rPr>
        <w:t xml:space="preserve"> le chef du projet pourront estimer le temps </w:t>
      </w:r>
      <w:r w:rsidR="004E55F3">
        <w:rPr>
          <w:sz w:val="22"/>
        </w:rPr>
        <w:t xml:space="preserve">nécessaire </w:t>
      </w:r>
      <w:r>
        <w:rPr>
          <w:sz w:val="22"/>
        </w:rPr>
        <w:t xml:space="preserve">pour finir les tâches et planifier le travail de la semaine suivante.  </w:t>
      </w:r>
    </w:p>
    <w:p w:rsidR="001A51F7" w:rsidRPr="006A5EDA" w:rsidRDefault="001A51F7" w:rsidP="00715DBD">
      <w:pPr>
        <w:spacing w:line="360" w:lineRule="auto"/>
        <w:rPr>
          <w:sz w:val="22"/>
        </w:rPr>
      </w:pPr>
    </w:p>
    <w:p w:rsidR="00DA3CD3" w:rsidRDefault="002717BC" w:rsidP="001A51F7">
      <w:pPr>
        <w:pStyle w:val="Titre2"/>
        <w:spacing w:before="0" w:after="0" w:line="360" w:lineRule="auto"/>
      </w:pPr>
      <w:bookmarkStart w:id="1504" w:name="_Toc396225596"/>
      <w:r>
        <w:lastRenderedPageBreak/>
        <w:t>Description du cahier de</w:t>
      </w:r>
      <w:r w:rsidR="00A929DC">
        <w:t xml:space="preserve"> charges</w:t>
      </w:r>
      <w:bookmarkEnd w:id="1504"/>
    </w:p>
    <w:p w:rsidR="001A51F7" w:rsidRPr="001A51F7" w:rsidRDefault="001A51F7" w:rsidP="001A51F7"/>
    <w:p w:rsidR="00DA3CD3" w:rsidRPr="008D69B3" w:rsidRDefault="004B599A" w:rsidP="001A51F7">
      <w:pPr>
        <w:spacing w:before="0" w:after="0" w:line="360" w:lineRule="auto"/>
        <w:rPr>
          <w:rFonts w:cs="Arial"/>
          <w:sz w:val="22"/>
          <w:szCs w:val="24"/>
        </w:rPr>
      </w:pPr>
      <w:r w:rsidRPr="004B599A">
        <w:rPr>
          <w:rFonts w:cs="Arial"/>
          <w:sz w:val="22"/>
          <w:szCs w:val="24"/>
        </w:rPr>
        <w:t>Les tâches à effectuer pendant la durée du stage sont les suivantes :</w:t>
      </w:r>
      <w:r w:rsidR="00AF62DA">
        <w:rPr>
          <w:rFonts w:cs="Arial"/>
          <w:sz w:val="22"/>
          <w:szCs w:val="24"/>
        </w:rPr>
        <w:t xml:space="preserve"> </w:t>
      </w:r>
    </w:p>
    <w:p w:rsidR="00DA3CD3" w:rsidDel="00FA64F0" w:rsidRDefault="00DA3CD3" w:rsidP="001A51F7">
      <w:pPr>
        <w:spacing w:before="0" w:after="0" w:line="360" w:lineRule="auto"/>
        <w:rPr>
          <w:del w:id="1505" w:author="TUNQUI Carla (ctunqui)" w:date="2014-08-19T15:36:00Z"/>
          <w:rFonts w:cs="Arial"/>
          <w:sz w:val="22"/>
          <w:szCs w:val="24"/>
        </w:rPr>
      </w:pPr>
    </w:p>
    <w:p w:rsidR="00F50B3C" w:rsidRPr="008D69B3" w:rsidRDefault="00F50B3C" w:rsidP="001A51F7">
      <w:pPr>
        <w:spacing w:before="0" w:after="0" w:line="360" w:lineRule="auto"/>
        <w:rPr>
          <w:rFonts w:cs="Arial"/>
          <w:sz w:val="22"/>
          <w:szCs w:val="24"/>
        </w:rPr>
      </w:pPr>
    </w:p>
    <w:p w:rsidR="00B017C9" w:rsidRPr="008D69B3" w:rsidRDefault="004B599A" w:rsidP="00B017C9">
      <w:pPr>
        <w:spacing w:line="360" w:lineRule="auto"/>
        <w:rPr>
          <w:rFonts w:cs="Arial"/>
          <w:sz w:val="22"/>
          <w:szCs w:val="24"/>
        </w:rPr>
      </w:pPr>
      <w:r w:rsidRPr="004B599A">
        <w:rPr>
          <w:rFonts w:cs="Arial"/>
          <w:sz w:val="22"/>
          <w:szCs w:val="24"/>
        </w:rPr>
        <w:t>Pour les versions précédentes à la version 07.00.00 de MyMT</w:t>
      </w:r>
    </w:p>
    <w:p w:rsidR="00DA3CD3" w:rsidRPr="00F771E4" w:rsidRDefault="004B599A" w:rsidP="00291F26">
      <w:pPr>
        <w:numPr>
          <w:ilvl w:val="0"/>
          <w:numId w:val="9"/>
        </w:numPr>
        <w:spacing w:before="0" w:after="0" w:line="360" w:lineRule="auto"/>
        <w:rPr>
          <w:rFonts w:cs="Arial"/>
          <w:sz w:val="22"/>
          <w:szCs w:val="24"/>
        </w:rPr>
      </w:pPr>
      <w:r w:rsidRPr="00F771E4">
        <w:rPr>
          <w:rFonts w:cs="Arial"/>
          <w:sz w:val="22"/>
          <w:szCs w:val="24"/>
        </w:rPr>
        <w:t xml:space="preserve">Correction </w:t>
      </w:r>
      <w:r w:rsidR="00F771E4" w:rsidRPr="00F771E4">
        <w:rPr>
          <w:rFonts w:cs="Arial"/>
          <w:sz w:val="22"/>
          <w:szCs w:val="24"/>
        </w:rPr>
        <w:t>des</w:t>
      </w:r>
      <w:r w:rsidR="00F771E4">
        <w:rPr>
          <w:rFonts w:cs="Arial"/>
          <w:sz w:val="22"/>
          <w:szCs w:val="24"/>
        </w:rPr>
        <w:t xml:space="preserve"> a</w:t>
      </w:r>
      <w:r w:rsidRPr="00F771E4">
        <w:rPr>
          <w:rFonts w:cs="Arial"/>
          <w:sz w:val="22"/>
          <w:szCs w:val="24"/>
        </w:rPr>
        <w:t xml:space="preserve">nomalies </w:t>
      </w:r>
      <w:r w:rsidR="00F771E4">
        <w:rPr>
          <w:rFonts w:cs="Arial"/>
          <w:sz w:val="22"/>
          <w:szCs w:val="24"/>
        </w:rPr>
        <w:t>trouvées lors de la phase de tests</w:t>
      </w:r>
      <w:r w:rsidRPr="00F771E4">
        <w:rPr>
          <w:rFonts w:cs="Arial"/>
          <w:sz w:val="22"/>
          <w:szCs w:val="24"/>
        </w:rPr>
        <w:t>.</w:t>
      </w:r>
    </w:p>
    <w:p w:rsidR="00DA3CD3" w:rsidRPr="008D69B3" w:rsidRDefault="004B599A" w:rsidP="00291F26">
      <w:pPr>
        <w:numPr>
          <w:ilvl w:val="0"/>
          <w:numId w:val="9"/>
        </w:numPr>
        <w:spacing w:before="0" w:after="0" w:line="360" w:lineRule="auto"/>
        <w:rPr>
          <w:rFonts w:cs="Arial"/>
          <w:sz w:val="22"/>
          <w:szCs w:val="24"/>
        </w:rPr>
      </w:pPr>
      <w:r w:rsidRPr="004B599A">
        <w:rPr>
          <w:rFonts w:cs="Arial"/>
          <w:sz w:val="22"/>
          <w:szCs w:val="24"/>
        </w:rPr>
        <w:t>Validation des corrections des anomalies.</w:t>
      </w:r>
    </w:p>
    <w:p w:rsidR="00E60B20" w:rsidRPr="008D69B3" w:rsidRDefault="00E60B20" w:rsidP="00715DBD">
      <w:pPr>
        <w:spacing w:before="0" w:after="0" w:line="360" w:lineRule="auto"/>
        <w:ind w:left="780"/>
        <w:rPr>
          <w:rFonts w:cs="Arial"/>
          <w:sz w:val="22"/>
          <w:szCs w:val="24"/>
        </w:rPr>
      </w:pPr>
    </w:p>
    <w:p w:rsidR="00DA3CD3" w:rsidRPr="008D69B3" w:rsidRDefault="004B599A" w:rsidP="00B017C9">
      <w:pPr>
        <w:spacing w:before="0" w:after="0" w:line="360" w:lineRule="auto"/>
        <w:rPr>
          <w:rFonts w:cs="Arial"/>
          <w:sz w:val="22"/>
          <w:szCs w:val="24"/>
        </w:rPr>
      </w:pPr>
      <w:r w:rsidRPr="004B599A">
        <w:rPr>
          <w:rFonts w:cs="Arial"/>
          <w:sz w:val="22"/>
          <w:szCs w:val="24"/>
        </w:rPr>
        <w:t>Version 07.00.00 de MyMT</w:t>
      </w:r>
    </w:p>
    <w:p w:rsidR="00DA3CD3" w:rsidRPr="008D69B3" w:rsidRDefault="00B76600" w:rsidP="00291F26">
      <w:pPr>
        <w:numPr>
          <w:ilvl w:val="0"/>
          <w:numId w:val="10"/>
        </w:numPr>
        <w:spacing w:before="0" w:after="0" w:line="360" w:lineRule="auto"/>
        <w:rPr>
          <w:rFonts w:cs="Arial"/>
          <w:sz w:val="22"/>
          <w:szCs w:val="24"/>
        </w:rPr>
      </w:pPr>
      <w:r>
        <w:rPr>
          <w:rFonts w:cs="Arial"/>
          <w:sz w:val="22"/>
          <w:szCs w:val="24"/>
        </w:rPr>
        <w:t>G</w:t>
      </w:r>
      <w:r w:rsidR="004B599A" w:rsidRPr="004B599A">
        <w:rPr>
          <w:rFonts w:cs="Arial"/>
          <w:sz w:val="22"/>
          <w:szCs w:val="24"/>
        </w:rPr>
        <w:t>estion des trois numéros illimités</w:t>
      </w:r>
      <w:r w:rsidR="005700FE">
        <w:rPr>
          <w:rFonts w:cs="Arial"/>
          <w:sz w:val="22"/>
          <w:szCs w:val="24"/>
        </w:rPr>
        <w:t>.</w:t>
      </w:r>
    </w:p>
    <w:p w:rsidR="00DA3CD3" w:rsidRPr="008D69B3" w:rsidRDefault="004B599A" w:rsidP="00291F26">
      <w:pPr>
        <w:numPr>
          <w:ilvl w:val="0"/>
          <w:numId w:val="10"/>
        </w:numPr>
        <w:spacing w:before="0" w:after="0" w:line="360" w:lineRule="auto"/>
        <w:rPr>
          <w:rFonts w:cs="Arial"/>
          <w:sz w:val="22"/>
          <w:szCs w:val="24"/>
        </w:rPr>
      </w:pPr>
      <w:r w:rsidRPr="004B599A">
        <w:rPr>
          <w:rFonts w:cs="Arial"/>
          <w:sz w:val="22"/>
          <w:szCs w:val="24"/>
        </w:rPr>
        <w:t xml:space="preserve">Récupération des contrats </w:t>
      </w:r>
      <w:r w:rsidR="005700FE" w:rsidRPr="004B599A">
        <w:rPr>
          <w:rFonts w:cs="Arial"/>
          <w:sz w:val="22"/>
          <w:szCs w:val="24"/>
        </w:rPr>
        <w:t>PDF</w:t>
      </w:r>
      <w:r w:rsidR="005700FE">
        <w:rPr>
          <w:rFonts w:cs="Arial"/>
          <w:sz w:val="22"/>
          <w:szCs w:val="24"/>
        </w:rPr>
        <w:t>.</w:t>
      </w:r>
    </w:p>
    <w:p w:rsidR="00DA3CD3" w:rsidRPr="008D69B3" w:rsidRDefault="004B599A" w:rsidP="00291F26">
      <w:pPr>
        <w:numPr>
          <w:ilvl w:val="0"/>
          <w:numId w:val="10"/>
        </w:numPr>
        <w:spacing w:before="0" w:after="0" w:line="360" w:lineRule="auto"/>
        <w:rPr>
          <w:rFonts w:cs="Arial"/>
          <w:sz w:val="22"/>
          <w:szCs w:val="24"/>
        </w:rPr>
      </w:pPr>
      <w:r w:rsidRPr="004B599A">
        <w:rPr>
          <w:rFonts w:cs="Arial"/>
          <w:sz w:val="22"/>
          <w:szCs w:val="24"/>
        </w:rPr>
        <w:t>Enregistre</w:t>
      </w:r>
      <w:r w:rsidR="00B76600">
        <w:rPr>
          <w:rFonts w:cs="Arial"/>
          <w:sz w:val="22"/>
          <w:szCs w:val="24"/>
        </w:rPr>
        <w:t>ment</w:t>
      </w:r>
      <w:r w:rsidRPr="004B599A">
        <w:rPr>
          <w:rFonts w:cs="Arial"/>
          <w:sz w:val="22"/>
          <w:szCs w:val="24"/>
        </w:rPr>
        <w:t xml:space="preserve"> en base de données les statistiques d’utilisation des différents services de l’application</w:t>
      </w:r>
      <w:r w:rsidR="005700FE">
        <w:rPr>
          <w:rFonts w:cs="Arial"/>
          <w:sz w:val="22"/>
          <w:szCs w:val="24"/>
        </w:rPr>
        <w:t>.</w:t>
      </w:r>
    </w:p>
    <w:p w:rsidR="00DA3CD3" w:rsidRPr="008D69B3" w:rsidRDefault="004B599A" w:rsidP="00291F26">
      <w:pPr>
        <w:numPr>
          <w:ilvl w:val="0"/>
          <w:numId w:val="10"/>
        </w:numPr>
        <w:spacing w:before="0" w:after="0" w:line="360" w:lineRule="auto"/>
        <w:rPr>
          <w:rFonts w:cs="Arial"/>
          <w:sz w:val="22"/>
          <w:szCs w:val="24"/>
        </w:rPr>
      </w:pPr>
      <w:r w:rsidRPr="004B599A">
        <w:rPr>
          <w:rFonts w:cs="Arial"/>
          <w:sz w:val="22"/>
          <w:szCs w:val="24"/>
        </w:rPr>
        <w:t>Amélioration de l’expérience utilisateur</w:t>
      </w:r>
      <w:r w:rsidR="005700FE">
        <w:rPr>
          <w:rFonts w:cs="Arial"/>
          <w:sz w:val="22"/>
          <w:szCs w:val="24"/>
        </w:rPr>
        <w:t>.</w:t>
      </w:r>
    </w:p>
    <w:p w:rsidR="00DA3CD3" w:rsidRPr="008D69B3" w:rsidRDefault="00DA3CD3" w:rsidP="00715DBD">
      <w:pPr>
        <w:spacing w:before="0" w:after="0" w:line="360" w:lineRule="auto"/>
        <w:ind w:left="720"/>
        <w:rPr>
          <w:rFonts w:cs="Arial"/>
          <w:sz w:val="22"/>
          <w:szCs w:val="24"/>
        </w:rPr>
      </w:pPr>
    </w:p>
    <w:p w:rsidR="00DA3CD3" w:rsidRPr="008D69B3" w:rsidRDefault="004B599A" w:rsidP="00B017C9">
      <w:pPr>
        <w:spacing w:after="0" w:line="360" w:lineRule="auto"/>
        <w:rPr>
          <w:rFonts w:cs="Arial"/>
          <w:sz w:val="22"/>
          <w:szCs w:val="24"/>
        </w:rPr>
      </w:pPr>
      <w:r w:rsidRPr="004B599A">
        <w:rPr>
          <w:rFonts w:cs="Arial"/>
          <w:sz w:val="22"/>
          <w:szCs w:val="24"/>
        </w:rPr>
        <w:t>Version 07.01.00 de MyMT</w:t>
      </w:r>
    </w:p>
    <w:p w:rsidR="00DA3CD3" w:rsidRPr="008D69B3" w:rsidRDefault="004B599A" w:rsidP="00291F26">
      <w:pPr>
        <w:numPr>
          <w:ilvl w:val="0"/>
          <w:numId w:val="11"/>
        </w:numPr>
        <w:spacing w:before="0" w:after="0" w:line="360" w:lineRule="auto"/>
        <w:rPr>
          <w:rFonts w:cs="Arial"/>
          <w:sz w:val="22"/>
          <w:szCs w:val="24"/>
        </w:rPr>
      </w:pPr>
      <w:r w:rsidRPr="004B599A">
        <w:rPr>
          <w:rFonts w:cs="Arial"/>
          <w:sz w:val="22"/>
          <w:szCs w:val="24"/>
        </w:rPr>
        <w:t>Modification du tableau de bord</w:t>
      </w:r>
      <w:r w:rsidR="005700FE">
        <w:rPr>
          <w:rFonts w:cs="Arial"/>
          <w:sz w:val="22"/>
          <w:szCs w:val="24"/>
        </w:rPr>
        <w:t>.</w:t>
      </w:r>
    </w:p>
    <w:p w:rsidR="00DA3CD3" w:rsidRPr="008D69B3" w:rsidRDefault="004B599A" w:rsidP="00291F26">
      <w:pPr>
        <w:numPr>
          <w:ilvl w:val="0"/>
          <w:numId w:val="11"/>
        </w:numPr>
        <w:spacing w:before="0" w:after="0" w:line="360" w:lineRule="auto"/>
        <w:rPr>
          <w:rFonts w:cs="Arial"/>
          <w:sz w:val="22"/>
          <w:szCs w:val="24"/>
        </w:rPr>
      </w:pPr>
      <w:r w:rsidRPr="004B599A">
        <w:rPr>
          <w:rFonts w:cs="Arial"/>
          <w:sz w:val="22"/>
          <w:szCs w:val="24"/>
        </w:rPr>
        <w:t>Ajout de l’écran secondaire de suivi des lignes en débit réduit ou proche du débit réduit</w:t>
      </w:r>
      <w:r w:rsidR="005700FE">
        <w:rPr>
          <w:rFonts w:cs="Arial"/>
          <w:sz w:val="22"/>
          <w:szCs w:val="24"/>
        </w:rPr>
        <w:t>.</w:t>
      </w:r>
    </w:p>
    <w:p w:rsidR="00DA3CD3" w:rsidRPr="008D69B3" w:rsidRDefault="004B599A" w:rsidP="00291F26">
      <w:pPr>
        <w:numPr>
          <w:ilvl w:val="0"/>
          <w:numId w:val="11"/>
        </w:numPr>
        <w:spacing w:before="0" w:after="0" w:line="360" w:lineRule="auto"/>
        <w:rPr>
          <w:rFonts w:cs="Arial"/>
          <w:sz w:val="22"/>
          <w:szCs w:val="24"/>
        </w:rPr>
      </w:pPr>
      <w:r w:rsidRPr="004B599A">
        <w:rPr>
          <w:rFonts w:cs="Arial"/>
          <w:sz w:val="22"/>
          <w:szCs w:val="24"/>
        </w:rPr>
        <w:t>Ajout de l’écran secondaire de renseignement de l’utilisateur d’une ligne</w:t>
      </w:r>
      <w:r w:rsidR="005700FE">
        <w:rPr>
          <w:rFonts w:cs="Arial"/>
          <w:sz w:val="22"/>
          <w:szCs w:val="24"/>
        </w:rPr>
        <w:t>.</w:t>
      </w:r>
    </w:p>
    <w:p w:rsidR="006C0D5B" w:rsidRDefault="004B599A" w:rsidP="006C0D5B">
      <w:pPr>
        <w:numPr>
          <w:ilvl w:val="0"/>
          <w:numId w:val="11"/>
        </w:numPr>
        <w:spacing w:before="0" w:after="0" w:line="360" w:lineRule="auto"/>
        <w:rPr>
          <w:rFonts w:cs="Arial"/>
          <w:sz w:val="22"/>
          <w:szCs w:val="24"/>
        </w:rPr>
      </w:pPr>
      <w:r w:rsidRPr="004B599A">
        <w:rPr>
          <w:rFonts w:cs="Arial"/>
          <w:sz w:val="22"/>
          <w:szCs w:val="24"/>
        </w:rPr>
        <w:t>Modification des écrans secondaires de détail de l’encours de consommation et de détail de la dernière facture.</w:t>
      </w:r>
    </w:p>
    <w:p w:rsidR="00C34C0B" w:rsidRDefault="00C34C0B">
      <w:pPr>
        <w:spacing w:before="0" w:after="0" w:line="360" w:lineRule="auto"/>
        <w:ind w:left="720"/>
        <w:rPr>
          <w:rFonts w:cs="Arial"/>
          <w:sz w:val="22"/>
          <w:szCs w:val="24"/>
        </w:rPr>
      </w:pPr>
    </w:p>
    <w:p w:rsidR="00C34C0B" w:rsidRDefault="00CD32FD">
      <w:pPr>
        <w:pStyle w:val="Titre2"/>
      </w:pPr>
      <w:bookmarkStart w:id="1506" w:name="_Toc396225597"/>
      <w:r>
        <w:t>Cycle de Developpement</w:t>
      </w:r>
      <w:r w:rsidR="002E10AB">
        <w:t xml:space="preserve"> en V</w:t>
      </w:r>
      <w:bookmarkEnd w:id="1506"/>
    </w:p>
    <w:p w:rsidR="00C34C0B" w:rsidRDefault="00C34C0B"/>
    <w:p w:rsidR="00C34C0B" w:rsidRDefault="009922A2">
      <w:pPr>
        <w:spacing w:line="360" w:lineRule="auto"/>
        <w:rPr>
          <w:sz w:val="22"/>
        </w:rPr>
      </w:pPr>
      <w:r>
        <w:rPr>
          <w:sz w:val="22"/>
        </w:rPr>
        <w:t xml:space="preserve">Le cycle de développement </w:t>
      </w:r>
      <w:r w:rsidR="002E10AB">
        <w:rPr>
          <w:sz w:val="22"/>
        </w:rPr>
        <w:t xml:space="preserve">du projet est le cycle en V, ce cycle est un paradigme du développement informatique qui représente la séquence d’étapes du développement d’un logiciel. Il décrit les activités et les résultats qui seront produits au cours du développement du produit. </w:t>
      </w:r>
      <w:r w:rsidR="00846794">
        <w:rPr>
          <w:sz w:val="22"/>
        </w:rPr>
        <w:t>L</w:t>
      </w:r>
      <w:r w:rsidR="002E10AB">
        <w:rPr>
          <w:sz w:val="22"/>
        </w:rPr>
        <w:t xml:space="preserve">a branche gauche de la V contient toutes les étapes de la conception du projet, et la branche droite </w:t>
      </w:r>
      <w:r w:rsidR="00B7160F">
        <w:rPr>
          <w:sz w:val="22"/>
        </w:rPr>
        <w:t>toutes les étapes de test du projet.</w:t>
      </w:r>
    </w:p>
    <w:p w:rsidR="00C34C0B" w:rsidRDefault="00C34C0B">
      <w:pPr>
        <w:spacing w:line="360" w:lineRule="auto"/>
        <w:rPr>
          <w:sz w:val="22"/>
        </w:rPr>
      </w:pPr>
    </w:p>
    <w:p w:rsidR="00C34C0B" w:rsidRDefault="00846794">
      <w:pPr>
        <w:spacing w:line="360" w:lineRule="auto"/>
        <w:rPr>
          <w:sz w:val="22"/>
        </w:rPr>
      </w:pPr>
      <w:r>
        <w:rPr>
          <w:sz w:val="22"/>
        </w:rPr>
        <w:t xml:space="preserve">La figure ci-dessous expose </w:t>
      </w:r>
      <w:r w:rsidR="006A5FB2">
        <w:rPr>
          <w:sz w:val="22"/>
        </w:rPr>
        <w:t>le cycle de développement en V, en ce qui concerne mon stage, j’ai démarré le cycle depuis l’établissement des spécifications fonctionnelles jusqu’à la validation du produit.</w:t>
      </w:r>
    </w:p>
    <w:p w:rsidR="00C34C0B" w:rsidRDefault="00C34C0B">
      <w:pPr>
        <w:spacing w:line="360" w:lineRule="auto"/>
        <w:rPr>
          <w:sz w:val="22"/>
        </w:rPr>
      </w:pPr>
    </w:p>
    <w:p w:rsidR="00C34C0B" w:rsidRDefault="00C34C0B">
      <w:pPr>
        <w:spacing w:line="360" w:lineRule="auto"/>
        <w:rPr>
          <w:sz w:val="22"/>
        </w:rPr>
      </w:pPr>
      <w:r>
        <w:rPr>
          <w:noProof/>
          <w:sz w:val="22"/>
        </w:rPr>
        <w:drawing>
          <wp:inline distT="0" distB="0" distL="0" distR="0">
            <wp:extent cx="5972810" cy="3355975"/>
            <wp:effectExtent l="19050" t="0" r="0" b="0"/>
            <wp:docPr id="33" name="Obje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408712" cy="3600400"/>
                      <a:chOff x="1331640" y="2204864"/>
                      <a:chExt cx="6408712" cy="3600400"/>
                    </a:xfrm>
                  </a:grpSpPr>
                  <a:grpSp>
                    <a:nvGrpSpPr>
                      <a:cNvPr id="51" name="Groupe 50"/>
                      <a:cNvGrpSpPr/>
                    </a:nvGrpSpPr>
                    <a:grpSpPr>
                      <a:xfrm>
                        <a:off x="1331640" y="2204864"/>
                        <a:ext cx="6408712" cy="3600400"/>
                        <a:chOff x="1331640" y="2204864"/>
                        <a:chExt cx="6408712" cy="3600400"/>
                      </a:xfrm>
                    </a:grpSpPr>
                    <a:cxnSp>
                      <a:nvCxnSpPr>
                        <a:cNvPr id="33" name="Connecteur droit avec flèche 32"/>
                        <a:cNvCxnSpPr>
                          <a:stCxn id="19" idx="2"/>
                        </a:cNvCxnSpPr>
                      </a:nvCxnSpPr>
                      <a:spPr>
                        <a:xfrm>
                          <a:off x="2303748" y="3140968"/>
                          <a:ext cx="2052228" cy="216024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35" name="Connecteur droit avec flèche 34"/>
                        <a:cNvCxnSpPr>
                          <a:endCxn id="20" idx="2"/>
                        </a:cNvCxnSpPr>
                      </a:nvCxnSpPr>
                      <a:spPr>
                        <a:xfrm flipV="1">
                          <a:off x="4932040" y="3140968"/>
                          <a:ext cx="2124236" cy="216024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 name="Rectangle 4"/>
                        <a:cNvSpPr/>
                      </a:nvSpPr>
                      <a:spPr>
                        <a:xfrm>
                          <a:off x="2267744" y="3356992"/>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Spécifications</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2771800" y="4005064"/>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Conception générale</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012160" y="3356992"/>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Validation</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5508104" y="4005064"/>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Intégration</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5004048" y="4653136"/>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Tests unitaires</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3275856" y="4653136"/>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Conception détaillée</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4139952" y="5301208"/>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Programmation</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1763688" y="2708920"/>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Expression des besoins</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Rectangle 19"/>
                        <a:cNvSpPr/>
                      </a:nvSpPr>
                      <a:spPr>
                        <a:xfrm>
                          <a:off x="6516216" y="2708920"/>
                          <a:ext cx="1080120" cy="432048"/>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Maintenance</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7" name="Connecteur droit avec flèche 36"/>
                        <a:cNvCxnSpPr>
                          <a:stCxn id="10" idx="3"/>
                          <a:endCxn id="9" idx="1"/>
                        </a:cNvCxnSpPr>
                      </a:nvCxnSpPr>
                      <a:spPr>
                        <a:xfrm>
                          <a:off x="4355976" y="4869160"/>
                          <a:ext cx="648072"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9" name="Connecteur droit avec flèche 38"/>
                        <a:cNvCxnSpPr>
                          <a:stCxn id="7" idx="3"/>
                          <a:endCxn id="8" idx="1"/>
                        </a:cNvCxnSpPr>
                      </a:nvCxnSpPr>
                      <a:spPr>
                        <a:xfrm>
                          <a:off x="3851920" y="4221088"/>
                          <a:ext cx="1656184"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41" name="Connecteur droit avec flèche 40"/>
                        <a:cNvCxnSpPr>
                          <a:stCxn id="5" idx="3"/>
                          <a:endCxn id="6" idx="1"/>
                        </a:cNvCxnSpPr>
                      </a:nvCxnSpPr>
                      <a:spPr>
                        <a:xfrm>
                          <a:off x="3347864" y="3573016"/>
                          <a:ext cx="2664296"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43" name="Connecteur droit avec flèche 42"/>
                        <a:cNvCxnSpPr/>
                      </a:nvCxnSpPr>
                      <a:spPr>
                        <a:xfrm>
                          <a:off x="1619672" y="2348880"/>
                          <a:ext cx="0" cy="345638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45" name="Connecteur droit avec flèche 44"/>
                        <a:cNvCxnSpPr/>
                      </a:nvCxnSpPr>
                      <a:spPr>
                        <a:xfrm>
                          <a:off x="1475656" y="2492896"/>
                          <a:ext cx="6264696" cy="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8" name="Rectangle 47"/>
                        <a:cNvSpPr/>
                      </a:nvSpPr>
                      <a:spPr>
                        <a:xfrm>
                          <a:off x="7020272" y="2204864"/>
                          <a:ext cx="540060" cy="216024"/>
                        </a:xfrm>
                        <a:prstGeom prst="rect">
                          <a:avLst/>
                        </a:prstGeom>
                        <a:solidFill>
                          <a:schemeClr val="accent1">
                            <a:alpha val="0"/>
                          </a:schemeClr>
                        </a:solidFill>
                        <a:ln>
                          <a:solidFill>
                            <a:schemeClr val="bg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000" dirty="0" smtClean="0">
                                <a:solidFill>
                                  <a:schemeClr val="accent1"/>
                                </a:solidFill>
                              </a:rPr>
                              <a:t>temps</a:t>
                            </a:r>
                            <a:endParaRPr lang="fr-FR" sz="1000" dirty="0">
                              <a:solidFill>
                                <a:schemeClr val="accent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Rectangle 48"/>
                        <a:cNvSpPr/>
                      </a:nvSpPr>
                      <a:spPr>
                        <a:xfrm rot="16200000">
                          <a:off x="1169622" y="5247202"/>
                          <a:ext cx="540060" cy="216024"/>
                        </a:xfrm>
                        <a:prstGeom prst="rect">
                          <a:avLst/>
                        </a:prstGeom>
                        <a:solidFill>
                          <a:schemeClr val="accent1">
                            <a:alpha val="0"/>
                          </a:schemeClr>
                        </a:solidFill>
                        <a:ln>
                          <a:solidFill>
                            <a:schemeClr val="bg1"/>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000" dirty="0" smtClean="0">
                                <a:solidFill>
                                  <a:schemeClr val="accent1"/>
                                </a:solidFill>
                              </a:rPr>
                              <a:t>détails</a:t>
                            </a:r>
                            <a:endParaRPr lang="fr-FR" sz="1000" dirty="0">
                              <a:solidFill>
                                <a:schemeClr val="accent1"/>
                              </a:solidFill>
                            </a:endParaRPr>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p>
    <w:p w:rsidR="00C34C0B" w:rsidRDefault="00FF444B">
      <w:pPr>
        <w:pStyle w:val="Lgende"/>
        <w:jc w:val="center"/>
      </w:pPr>
      <w:bookmarkStart w:id="1507" w:name="_Toc396225618"/>
      <w:r>
        <w:t xml:space="preserve">Figure </w:t>
      </w:r>
      <w:r w:rsidR="00305757">
        <w:fldChar w:fldCharType="begin"/>
      </w:r>
      <w:r>
        <w:instrText xml:space="preserve"> SEQ Figure \* ARABIC </w:instrText>
      </w:r>
      <w:r w:rsidR="00305757">
        <w:fldChar w:fldCharType="separate"/>
      </w:r>
      <w:r>
        <w:rPr>
          <w:noProof/>
        </w:rPr>
        <w:t>5</w:t>
      </w:r>
      <w:r w:rsidR="00305757">
        <w:fldChar w:fldCharType="end"/>
      </w:r>
      <w:r>
        <w:t xml:space="preserve"> : Cycle de développement en V</w:t>
      </w:r>
      <w:bookmarkEnd w:id="1507"/>
    </w:p>
    <w:p w:rsidR="00C34C0B" w:rsidRDefault="00C34C0B"/>
    <w:p w:rsidR="002C380C" w:rsidRDefault="001D7BCC" w:rsidP="00C00C1A">
      <w:pPr>
        <w:pStyle w:val="Titre2"/>
        <w:spacing w:before="0" w:after="0" w:line="360" w:lineRule="auto"/>
      </w:pPr>
      <w:bookmarkStart w:id="1508" w:name="_Toc396225598"/>
      <w:r>
        <w:t>Plannification global</w:t>
      </w:r>
      <w:bookmarkEnd w:id="1508"/>
    </w:p>
    <w:p w:rsidR="00C00C1A" w:rsidRPr="00C00C1A" w:rsidRDefault="00C00C1A" w:rsidP="00C00C1A"/>
    <w:p w:rsidR="00A90AA1" w:rsidRDefault="00050468" w:rsidP="00C00C1A">
      <w:pPr>
        <w:spacing w:before="0" w:after="0" w:line="360" w:lineRule="auto"/>
        <w:rPr>
          <w:sz w:val="22"/>
        </w:rPr>
      </w:pPr>
      <w:r>
        <w:rPr>
          <w:sz w:val="22"/>
        </w:rPr>
        <w:t xml:space="preserve">Les premières semaines </w:t>
      </w:r>
      <w:r w:rsidR="00A90AA1">
        <w:rPr>
          <w:sz w:val="22"/>
        </w:rPr>
        <w:t xml:space="preserve">de mon stage </w:t>
      </w:r>
      <w:r w:rsidR="00CB1186">
        <w:rPr>
          <w:sz w:val="22"/>
        </w:rPr>
        <w:t xml:space="preserve">ont été </w:t>
      </w:r>
      <w:r w:rsidR="00652BCF">
        <w:rPr>
          <w:sz w:val="22"/>
        </w:rPr>
        <w:t xml:space="preserve">dédiées </w:t>
      </w:r>
      <w:r w:rsidR="00517C95">
        <w:rPr>
          <w:sz w:val="22"/>
        </w:rPr>
        <w:t xml:space="preserve">à </w:t>
      </w:r>
      <w:r w:rsidRPr="00050468">
        <w:rPr>
          <w:sz w:val="22"/>
        </w:rPr>
        <w:t>l'installation de l'environnement de travail</w:t>
      </w:r>
      <w:r w:rsidR="006C4885">
        <w:rPr>
          <w:sz w:val="22"/>
        </w:rPr>
        <w:t xml:space="preserve"> et </w:t>
      </w:r>
      <w:r w:rsidR="00EB0903">
        <w:rPr>
          <w:sz w:val="22"/>
        </w:rPr>
        <w:t xml:space="preserve">à </w:t>
      </w:r>
      <w:r w:rsidR="006C4885">
        <w:rPr>
          <w:sz w:val="22"/>
        </w:rPr>
        <w:t xml:space="preserve">la </w:t>
      </w:r>
      <w:r w:rsidR="00EB0903">
        <w:rPr>
          <w:sz w:val="22"/>
        </w:rPr>
        <w:t>prise de connaissance de l’application MyMT</w:t>
      </w:r>
      <w:r w:rsidR="00B0162B">
        <w:rPr>
          <w:sz w:val="22"/>
        </w:rPr>
        <w:t xml:space="preserve">. </w:t>
      </w:r>
      <w:r w:rsidR="008A0920">
        <w:rPr>
          <w:sz w:val="22"/>
        </w:rPr>
        <w:t xml:space="preserve">Le reste </w:t>
      </w:r>
      <w:r>
        <w:rPr>
          <w:sz w:val="22"/>
        </w:rPr>
        <w:t>du temps</w:t>
      </w:r>
      <w:r w:rsidR="008A0920">
        <w:rPr>
          <w:sz w:val="22"/>
        </w:rPr>
        <w:t xml:space="preserve"> a été </w:t>
      </w:r>
      <w:r w:rsidR="00652BCF">
        <w:rPr>
          <w:sz w:val="22"/>
        </w:rPr>
        <w:t>consacré</w:t>
      </w:r>
      <w:r w:rsidR="008752A8">
        <w:rPr>
          <w:sz w:val="22"/>
        </w:rPr>
        <w:t xml:space="preserve"> aux </w:t>
      </w:r>
      <w:r>
        <w:rPr>
          <w:sz w:val="22"/>
        </w:rPr>
        <w:t>développement</w:t>
      </w:r>
      <w:r w:rsidR="008752A8">
        <w:rPr>
          <w:sz w:val="22"/>
        </w:rPr>
        <w:t>s</w:t>
      </w:r>
      <w:r w:rsidRPr="00050468">
        <w:rPr>
          <w:sz w:val="22"/>
        </w:rPr>
        <w:t xml:space="preserve">, </w:t>
      </w:r>
      <w:r w:rsidR="003A7098">
        <w:rPr>
          <w:sz w:val="22"/>
        </w:rPr>
        <w:t xml:space="preserve">à </w:t>
      </w:r>
      <w:r w:rsidRPr="00050468">
        <w:rPr>
          <w:sz w:val="22"/>
        </w:rPr>
        <w:t xml:space="preserve">l'intégration et </w:t>
      </w:r>
      <w:r w:rsidR="003A7098">
        <w:rPr>
          <w:sz w:val="22"/>
        </w:rPr>
        <w:t xml:space="preserve">à </w:t>
      </w:r>
      <w:r w:rsidRPr="00050468">
        <w:rPr>
          <w:sz w:val="22"/>
        </w:rPr>
        <w:t>la validation des différentes versions de MyMT</w:t>
      </w:r>
      <w:r>
        <w:rPr>
          <w:sz w:val="22"/>
        </w:rPr>
        <w:t xml:space="preserve">. </w:t>
      </w:r>
    </w:p>
    <w:p w:rsidR="00D53BE6" w:rsidRDefault="00D53BE6" w:rsidP="00C00C1A">
      <w:pPr>
        <w:spacing w:before="0" w:after="0" w:line="360" w:lineRule="auto"/>
        <w:rPr>
          <w:sz w:val="22"/>
        </w:rPr>
      </w:pPr>
    </w:p>
    <w:p w:rsidR="00EE793B" w:rsidDel="007F72A8" w:rsidRDefault="00050468" w:rsidP="00324D9A">
      <w:pPr>
        <w:spacing w:line="360" w:lineRule="auto"/>
        <w:rPr>
          <w:del w:id="1509" w:author="TUNQUI Carla (ctunqui)" w:date="2014-08-19T15:20:00Z"/>
          <w:sz w:val="22"/>
        </w:rPr>
      </w:pPr>
      <w:r>
        <w:rPr>
          <w:sz w:val="22"/>
        </w:rPr>
        <w:t>La planification du temps a été fait</w:t>
      </w:r>
      <w:r w:rsidR="00CA0D63">
        <w:rPr>
          <w:sz w:val="22"/>
        </w:rPr>
        <w:t>e</w:t>
      </w:r>
      <w:r>
        <w:rPr>
          <w:sz w:val="22"/>
        </w:rPr>
        <w:t xml:space="preserve"> par le chef de projet et le responsable de l’application MyMT, </w:t>
      </w:r>
      <w:r w:rsidR="00F530C4">
        <w:rPr>
          <w:sz w:val="22"/>
        </w:rPr>
        <w:t>en prenant en compte les dates de livraison fixées par le client et l’équipe de travail.</w:t>
      </w:r>
      <w:r w:rsidR="00D53BE6">
        <w:rPr>
          <w:sz w:val="22"/>
        </w:rPr>
        <w:t xml:space="preserve"> </w:t>
      </w:r>
      <w:r>
        <w:rPr>
          <w:sz w:val="22"/>
        </w:rPr>
        <w:t>Le diagramme  de Gantt ci-dessous montre les tâches effectuées lors de mon stage.</w:t>
      </w:r>
    </w:p>
    <w:p w:rsidR="00F50B3C" w:rsidRDefault="00F50B3C" w:rsidP="00324D9A">
      <w:pPr>
        <w:spacing w:line="360" w:lineRule="auto"/>
        <w:rPr>
          <w:sz w:val="22"/>
        </w:rPr>
      </w:pPr>
    </w:p>
    <w:p w:rsidR="00324D9A" w:rsidRPr="00324D9A" w:rsidRDefault="00324D9A" w:rsidP="00324D9A"/>
    <w:p w:rsidR="002717BC" w:rsidRDefault="001572A7" w:rsidP="002717BC">
      <w:pPr>
        <w:rPr>
          <w:sz w:val="22"/>
        </w:rPr>
      </w:pPr>
      <w:r>
        <w:rPr>
          <w:noProof/>
          <w:sz w:val="22"/>
        </w:rPr>
        <w:drawing>
          <wp:inline distT="0" distB="0" distL="0" distR="0">
            <wp:extent cx="6118398" cy="1419149"/>
            <wp:effectExtent l="19050" t="0" r="0" b="0"/>
            <wp:docPr id="8" name="Image 1" descr="C:\Users\ctunqui\Dropbox\Stage Capgemini\ejm rapport stage\planning s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tunqui\Dropbox\Stage Capgemini\ejm rapport stage\planning stage.png"/>
                    <pic:cNvPicPr>
                      <a:picLocks noChangeAspect="1" noChangeArrowheads="1"/>
                    </pic:cNvPicPr>
                  </pic:nvPicPr>
                  <pic:blipFill>
                    <a:blip r:embed="rId18" cstate="print"/>
                    <a:srcRect t="15833"/>
                    <a:stretch>
                      <a:fillRect/>
                    </a:stretch>
                  </pic:blipFill>
                  <pic:spPr bwMode="auto">
                    <a:xfrm>
                      <a:off x="0" y="0"/>
                      <a:ext cx="6124575" cy="1420582"/>
                    </a:xfrm>
                    <a:prstGeom prst="rect">
                      <a:avLst/>
                    </a:prstGeom>
                    <a:noFill/>
                    <a:ln w="9525">
                      <a:noFill/>
                      <a:miter lim="800000"/>
                      <a:headEnd/>
                      <a:tailEnd/>
                    </a:ln>
                  </pic:spPr>
                </pic:pic>
              </a:graphicData>
            </a:graphic>
          </wp:inline>
        </w:drawing>
      </w:r>
    </w:p>
    <w:p w:rsidR="00203836" w:rsidRDefault="00203836" w:rsidP="00203836">
      <w:pPr>
        <w:pStyle w:val="Lgende"/>
      </w:pPr>
    </w:p>
    <w:p w:rsidR="001572A7" w:rsidRDefault="00203836" w:rsidP="00D52BB6">
      <w:pPr>
        <w:pStyle w:val="Lgende"/>
        <w:jc w:val="center"/>
      </w:pPr>
      <w:bookmarkStart w:id="1510" w:name="_Toc396225619"/>
      <w:r>
        <w:lastRenderedPageBreak/>
        <w:t xml:space="preserve">Figure </w:t>
      </w:r>
      <w:fldSimple w:instr=" SEQ Figure \* ARABIC ">
        <w:r w:rsidR="00D03311">
          <w:rPr>
            <w:noProof/>
          </w:rPr>
          <w:t>6</w:t>
        </w:r>
      </w:fldSimple>
      <w:r w:rsidR="00AF167A">
        <w:t> :</w:t>
      </w:r>
      <w:r>
        <w:t xml:space="preserve"> Planning global du stage</w:t>
      </w:r>
      <w:bookmarkEnd w:id="1510"/>
    </w:p>
    <w:p w:rsidR="00F50B3C" w:rsidRPr="00F50B3C" w:rsidRDefault="00F50B3C" w:rsidP="00F50B3C"/>
    <w:p w:rsidR="00DA3CD3" w:rsidRDefault="0067215B" w:rsidP="00715DBD">
      <w:pPr>
        <w:pStyle w:val="Titre1"/>
        <w:spacing w:line="360" w:lineRule="auto"/>
      </w:pPr>
      <w:bookmarkStart w:id="1511" w:name="_Toc396225599"/>
      <w:r>
        <w:t>P</w:t>
      </w:r>
      <w:r w:rsidR="00AF62DA">
        <w:t>rÉsentation du travail rÉ</w:t>
      </w:r>
      <w:r w:rsidR="00627140" w:rsidRPr="00627140">
        <w:t>alis</w:t>
      </w:r>
      <w:r w:rsidR="00AF62DA">
        <w:t>É</w:t>
      </w:r>
      <w:bookmarkEnd w:id="1511"/>
    </w:p>
    <w:p w:rsidR="0014043B" w:rsidRDefault="0014043B" w:rsidP="00C00C1A">
      <w:pPr>
        <w:pStyle w:val="Titre2"/>
        <w:spacing w:before="0" w:after="0" w:line="360" w:lineRule="auto"/>
        <w:rPr>
          <w:ins w:id="1512" w:author="TUNQUI Carla (ctunqui)" w:date="2014-08-19T15:37:00Z"/>
          <w:szCs w:val="23"/>
        </w:rPr>
      </w:pPr>
      <w:bookmarkStart w:id="1513" w:name="_Toc396225600"/>
      <w:r>
        <w:rPr>
          <w:szCs w:val="23"/>
        </w:rPr>
        <w:t>Environnement technique</w:t>
      </w:r>
      <w:bookmarkEnd w:id="1513"/>
    </w:p>
    <w:p w:rsidR="00000000" w:rsidRDefault="00625D7C">
      <w:pPr>
        <w:pPrChange w:id="1514" w:author="TUNQUI Carla (ctunqui)" w:date="2014-08-19T15:37:00Z">
          <w:pPr>
            <w:pStyle w:val="Titre2"/>
            <w:spacing w:before="0" w:after="0" w:line="360" w:lineRule="auto"/>
          </w:pPr>
        </w:pPrChange>
      </w:pPr>
    </w:p>
    <w:p w:rsidR="00000000" w:rsidRDefault="00A9362A">
      <w:pPr>
        <w:pStyle w:val="Titre3"/>
        <w:spacing w:after="0"/>
        <w:pPrChange w:id="1515" w:author="TUNQUI Carla (ctunqui)" w:date="2014-08-19T15:50:00Z">
          <w:pPr>
            <w:pStyle w:val="Titre3"/>
          </w:pPr>
        </w:pPrChange>
      </w:pPr>
      <w:bookmarkStart w:id="1516" w:name="_Toc396225601"/>
      <w:r>
        <w:t>Architecture technique MyMT</w:t>
      </w:r>
      <w:bookmarkEnd w:id="1516"/>
    </w:p>
    <w:p w:rsidR="00000000" w:rsidRDefault="00625D7C">
      <w:pPr>
        <w:spacing w:after="0"/>
        <w:pPrChange w:id="1517" w:author="TUNQUI Carla (ctunqui)" w:date="2014-08-19T15:50:00Z">
          <w:pPr/>
        </w:pPrChange>
      </w:pPr>
    </w:p>
    <w:p w:rsidR="00000000" w:rsidRDefault="00360224">
      <w:pPr>
        <w:spacing w:after="0" w:line="360" w:lineRule="auto"/>
        <w:pPrChange w:id="1518" w:author="TUNQUI Carla (ctunqui)" w:date="2014-08-19T15:50:00Z">
          <w:pPr>
            <w:spacing w:line="360" w:lineRule="auto"/>
          </w:pPr>
        </w:pPrChange>
      </w:pPr>
      <w:r>
        <w:rPr>
          <w:sz w:val="22"/>
        </w:rPr>
        <w:t xml:space="preserve">MyMT est une application web développé </w:t>
      </w:r>
      <w:r w:rsidR="00B00432">
        <w:rPr>
          <w:sz w:val="22"/>
        </w:rPr>
        <w:t>sur le Framework J2EE Struts 2</w:t>
      </w:r>
      <w:r w:rsidR="00BC13C0">
        <w:rPr>
          <w:sz w:val="22"/>
        </w:rPr>
        <w:t xml:space="preserve">. </w:t>
      </w:r>
      <w:r w:rsidR="00143345">
        <w:rPr>
          <w:sz w:val="22"/>
        </w:rPr>
        <w:t xml:space="preserve">Elle est </w:t>
      </w:r>
      <w:r w:rsidR="00104B5A">
        <w:rPr>
          <w:sz w:val="22"/>
        </w:rPr>
        <w:t>b</w:t>
      </w:r>
      <w:r w:rsidR="00143345">
        <w:rPr>
          <w:sz w:val="22"/>
        </w:rPr>
        <w:t>âtie sur une architecture multicouche comme la plus part des applications web. La figure ci-dessous expose les différents composants de l’application MyMT.</w:t>
      </w:r>
    </w:p>
    <w:p w:rsidR="00C34C0B" w:rsidRDefault="00C34C0B"/>
    <w:p w:rsidR="00C34C0B" w:rsidRDefault="00625D7C">
      <w:pPr>
        <w:jc w:val="center"/>
      </w:pPr>
      <w:ins w:id="1519" w:author="TUNQUI Carla (ctunqui)" w:date="2014-08-19T15:27:00Z">
        <w:r>
          <w:rPr>
            <w:noProof/>
            <w:rPrChange w:id="1520">
              <w:rPr>
                <w:noProof/>
                <w:color w:val="0000FF"/>
                <w:u w:val="single"/>
              </w:rPr>
            </w:rPrChange>
          </w:rPr>
          <w:drawing>
            <wp:inline distT="0" distB="0" distL="0" distR="0">
              <wp:extent cx="5972810" cy="2334260"/>
              <wp:effectExtent l="19050" t="0" r="8890" b="0"/>
              <wp:docPr id="16" name="Obje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86265" cy="2808411"/>
                        <a:chOff x="698500" y="1989138"/>
                        <a:chExt cx="7186265" cy="2808411"/>
                      </a:xfrm>
                    </a:grpSpPr>
                    <a:grpSp>
                      <a:nvGrpSpPr>
                        <a:cNvPr id="34" name="Groupe 33"/>
                        <a:cNvGrpSpPr/>
                      </a:nvGrpSpPr>
                      <a:grpSpPr>
                        <a:xfrm>
                          <a:off x="698500" y="1989138"/>
                          <a:ext cx="7186265" cy="2808411"/>
                          <a:chOff x="698500" y="1989138"/>
                          <a:chExt cx="7186265" cy="2808411"/>
                        </a:xfrm>
                      </a:grpSpPr>
                      <a:sp>
                        <a:nvSpPr>
                          <a:cNvPr id="7" name="Organigramme : Disque magnétique 6"/>
                          <a:cNvSpPr/>
                        </a:nvSpPr>
                        <a:spPr>
                          <a:xfrm>
                            <a:off x="6732240" y="3645024"/>
                            <a:ext cx="1152525" cy="1152525"/>
                          </a:xfrm>
                          <a:prstGeom prst="flowChartMagneticDisk">
                            <a:avLst/>
                          </a:prstGeom>
                          <a:ln cmpd="sng">
                            <a:solidFill>
                              <a:schemeClr val="accent1">
                                <a:shade val="50000"/>
                              </a:schemeClr>
                            </a:solidFill>
                          </a:ln>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fr-FR" sz="1200" dirty="0"/>
                            </a:p>
                            <a:p>
                              <a:pPr algn="ctr" fontAlgn="auto">
                                <a:spcBef>
                                  <a:spcPts val="0"/>
                                </a:spcBef>
                                <a:spcAft>
                                  <a:spcPts val="0"/>
                                </a:spcAft>
                                <a:defRPr/>
                              </a:pPr>
                              <a:r>
                                <a:rPr lang="fr-FR" sz="1200" dirty="0"/>
                                <a:t>Base de données (Oracle </a:t>
                              </a:r>
                              <a:r>
                                <a:rPr lang="fr-FR" sz="1200" dirty="0" err="1"/>
                                <a:t>DataBase</a:t>
                              </a:r>
                              <a:r>
                                <a:rPr lang="fr-FR" sz="1200" dirty="0"/>
                                <a: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1979613" y="2349500"/>
                            <a:ext cx="4392612" cy="2397125"/>
                          </a:xfrm>
                          <a:prstGeom prst="rect">
                            <a:avLst/>
                          </a:prstGeom>
                          <a:solidFill>
                            <a:schemeClr val="bg1"/>
                          </a:solidFill>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98500" y="3097213"/>
                            <a:ext cx="849313" cy="979487"/>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100" dirty="0"/>
                                <a:t>Navigateur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2354263" y="3025775"/>
                            <a:ext cx="633412" cy="403225"/>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100" dirty="0"/>
                                <a:t>Action </a:t>
                              </a:r>
                              <a:r>
                                <a:rPr lang="fr-FR" sz="1100" dirty="0" err="1"/>
                                <a:t>servlet</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2209800" y="3933825"/>
                            <a:ext cx="896938" cy="503238"/>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100" dirty="0"/>
                                <a:t>JSP (</a:t>
                              </a:r>
                              <a:r>
                                <a:rPr lang="fr-FR" sz="1100" dirty="0" err="1"/>
                                <a:t>jQuery</a:t>
                              </a:r>
                              <a:r>
                                <a:rPr lang="fr-FR" sz="1100" dirty="0"/>
                                <a:t> - </a:t>
                              </a:r>
                              <a:r>
                                <a:rPr lang="fr-FR" sz="1100" dirty="0" err="1"/>
                                <a:t>javaScript</a:t>
                              </a:r>
                              <a:r>
                                <a:rPr lang="fr-FR" sz="1100" dirty="0"/>
                                <a:t>)</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Ellipse 10"/>
                          <a:cNvSpPr/>
                        </a:nvSpPr>
                        <a:spPr>
                          <a:xfrm>
                            <a:off x="3794125" y="3025775"/>
                            <a:ext cx="706438" cy="403225"/>
                          </a:xfrm>
                          <a:prstGeom prst="ellipse">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900" dirty="0"/>
                                <a:t>Action</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Connecteur droit avec flèche 19"/>
                          <a:cNvCxnSpPr>
                            <a:stCxn id="9" idx="2"/>
                            <a:endCxn id="10" idx="0"/>
                          </a:cNvCxnSpPr>
                        </a:nvCxnSpPr>
                        <a:spPr>
                          <a:xfrm flipH="1">
                            <a:off x="2657475" y="3429000"/>
                            <a:ext cx="14288" cy="5048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Connecteur droit avec flèche 21"/>
                          <a:cNvCxnSpPr>
                            <a:stCxn id="9" idx="3"/>
                            <a:endCxn id="11" idx="2"/>
                          </a:cNvCxnSpPr>
                        </a:nvCxnSpPr>
                        <a:spPr>
                          <a:xfrm>
                            <a:off x="2987675" y="3227388"/>
                            <a:ext cx="806450"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23" name="Rectangle 22"/>
                          <a:cNvSpPr/>
                        </a:nvSpPr>
                        <a:spPr>
                          <a:xfrm>
                            <a:off x="4905375" y="3141663"/>
                            <a:ext cx="1179513" cy="863600"/>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400" dirty="0"/>
                                <a:t>Couche </a:t>
                              </a:r>
                            </a:p>
                            <a:p>
                              <a:pPr algn="ctr" fontAlgn="auto">
                                <a:spcBef>
                                  <a:spcPts val="0"/>
                                </a:spcBef>
                                <a:spcAft>
                                  <a:spcPts val="0"/>
                                </a:spcAft>
                                <a:defRPr/>
                              </a:pPr>
                              <a:r>
                                <a:rPr lang="fr-FR" sz="1400" dirty="0"/>
                                <a:t>métier, dao</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Connecteur droit avec flèche 27"/>
                          <a:cNvCxnSpPr>
                            <a:stCxn id="11" idx="6"/>
                            <a:endCxn id="23" idx="1"/>
                          </a:cNvCxnSpPr>
                        </a:nvCxnSpPr>
                        <a:spPr>
                          <a:xfrm>
                            <a:off x="4500563" y="3227388"/>
                            <a:ext cx="404812" cy="34607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2" name="Connecteur droit avec flèche 31"/>
                          <a:cNvCxnSpPr>
                            <a:endCxn id="7" idx="2"/>
                          </a:cNvCxnSpPr>
                        </a:nvCxnSpPr>
                        <a:spPr>
                          <a:xfrm>
                            <a:off x="6084168" y="3717032"/>
                            <a:ext cx="648072" cy="50425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9" name="Connecteur droit 38"/>
                          <a:cNvCxnSpPr/>
                        </a:nvCxnSpPr>
                        <a:spPr>
                          <a:xfrm>
                            <a:off x="4787900" y="2349500"/>
                            <a:ext cx="0" cy="23749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6" name="Connecteur droit avec flèche 45"/>
                          <a:cNvCxnSpPr>
                            <a:stCxn id="10" idx="1"/>
                          </a:cNvCxnSpPr>
                        </a:nvCxnSpPr>
                        <a:spPr>
                          <a:xfrm flipH="1" flipV="1">
                            <a:off x="1547813" y="3860800"/>
                            <a:ext cx="661987" cy="32385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9" name="Rectangle 48"/>
                          <a:cNvSpPr/>
                        </a:nvSpPr>
                        <a:spPr>
                          <a:xfrm>
                            <a:off x="2051050" y="2420938"/>
                            <a:ext cx="2665413" cy="431800"/>
                          </a:xfrm>
                          <a:prstGeom prst="rect">
                            <a:avLst/>
                          </a:prstGeom>
                          <a:solidFill>
                            <a:schemeClr val="accent4">
                              <a:lumMod val="60000"/>
                              <a:lumOff val="40000"/>
                            </a:schemeClr>
                          </a:solidFill>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dirty="0" err="1"/>
                                <a:t>Struts</a:t>
                              </a:r>
                              <a:r>
                                <a:rPr lang="fr-FR" dirty="0"/>
                                <a:t> 2 </a:t>
                              </a:r>
                              <a:r>
                                <a:rPr lang="fr-FR" sz="1200" dirty="0"/>
                                <a:t>(couche web)</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Ellipse 50"/>
                          <a:cNvSpPr/>
                        </a:nvSpPr>
                        <a:spPr>
                          <a:xfrm>
                            <a:off x="3830638" y="4003675"/>
                            <a:ext cx="633412" cy="361950"/>
                          </a:xfrm>
                          <a:prstGeom prst="ellipse">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900" dirty="0" err="1"/>
                                <a:t>Form</a:t>
                              </a:r>
                              <a:r>
                                <a:rPr lang="fr-FR" sz="900" dirty="0"/>
                                <a:t> </a:t>
                              </a:r>
                              <a:r>
                                <a:rPr lang="fr-FR" sz="900" dirty="0" err="1"/>
                                <a:t>bean</a:t>
                              </a:r>
                              <a:endParaRPr lang="fr-FR"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5" name="Connecteur droit avec flèche 54"/>
                          <a:cNvCxnSpPr>
                            <a:stCxn id="11" idx="4"/>
                            <a:endCxn id="51" idx="0"/>
                          </a:cNvCxnSpPr>
                        </a:nvCxnSpPr>
                        <a:spPr>
                          <a:xfrm>
                            <a:off x="4146550" y="3429000"/>
                            <a:ext cx="0" cy="57467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57" name="Connecteur droit avec flèche 56"/>
                          <a:cNvCxnSpPr>
                            <a:stCxn id="51" idx="2"/>
                            <a:endCxn id="10" idx="3"/>
                          </a:cNvCxnSpPr>
                        </a:nvCxnSpPr>
                        <a:spPr>
                          <a:xfrm flipH="1">
                            <a:off x="3106738" y="4184650"/>
                            <a:ext cx="723900"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69" name="Connecteur droit avec flèche 68"/>
                          <a:cNvCxnSpPr/>
                        </a:nvCxnSpPr>
                        <a:spPr>
                          <a:xfrm flipH="1" flipV="1">
                            <a:off x="2916238" y="3429000"/>
                            <a:ext cx="935037" cy="576263"/>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87" name="Rectangle 86"/>
                          <a:cNvSpPr/>
                        </a:nvSpPr>
                        <a:spPr>
                          <a:xfrm>
                            <a:off x="1979613" y="1989138"/>
                            <a:ext cx="4392612" cy="287337"/>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600" dirty="0" err="1"/>
                                <a:t>MyMT</a:t>
                              </a:r>
                              <a:r>
                                <a:rPr lang="fr-FR" sz="1600" dirty="0"/>
                                <a:t> Application Web</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ectangle 24"/>
                          <a:cNvSpPr/>
                        </a:nvSpPr>
                        <a:spPr>
                          <a:xfrm>
                            <a:off x="7020272" y="2852936"/>
                            <a:ext cx="648072" cy="432048"/>
                          </a:xfrm>
                          <a:prstGeom prst="rect">
                            <a:avLst/>
                          </a:prstGeom>
                        </a:spPr>
                        <a:txSp>
                          <a:txBody>
                            <a:bodyPr anchor="ctr"/>
                            <a:lstStyle>
                              <a:defPPr>
                                <a:defRPr lang="fr-FR"/>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fontAlgn="auto">
                                <a:spcBef>
                                  <a:spcPts val="0"/>
                                </a:spcBef>
                                <a:spcAft>
                                  <a:spcPts val="0"/>
                                </a:spcAft>
                                <a:defRPr/>
                              </a:pPr>
                              <a:r>
                                <a:rPr lang="fr-FR" sz="1100" dirty="0" smtClean="0"/>
                                <a:t>OGC</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9" name="Connecteur droit avec flèche 28"/>
                          <a:cNvCxnSpPr>
                            <a:endCxn id="25" idx="1"/>
                          </a:cNvCxnSpPr>
                        </a:nvCxnSpPr>
                        <a:spPr>
                          <a:xfrm flipV="1">
                            <a:off x="6084168" y="3068960"/>
                            <a:ext cx="936104" cy="43205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ins>
      <w:del w:id="1521" w:author="TUNQUI Carla (ctunqui)" w:date="2014-08-19T15:27:00Z">
        <w:r>
          <w:rPr>
            <w:noProof/>
            <w:sz w:val="22"/>
            <w:rPrChange w:id="1522">
              <w:rPr>
                <w:noProof/>
                <w:color w:val="0000FF"/>
                <w:u w:val="single"/>
              </w:rPr>
            </w:rPrChange>
          </w:rPr>
          <w:drawing>
            <wp:inline distT="0" distB="0" distL="0" distR="0">
              <wp:extent cx="5972810" cy="2314575"/>
              <wp:effectExtent l="19050" t="0" r="8890" b="0"/>
              <wp:docPr id="34" name="Obje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14390" cy="2757324"/>
                        <a:chOff x="697971" y="1988840"/>
                        <a:chExt cx="7114390" cy="2757324"/>
                      </a:xfrm>
                    </a:grpSpPr>
                    <a:grpSp>
                      <a:nvGrpSpPr>
                        <a:cNvPr id="96" name="Groupe 95"/>
                        <a:cNvGrpSpPr/>
                      </a:nvGrpSpPr>
                      <a:grpSpPr>
                        <a:xfrm>
                          <a:off x="697971" y="1988840"/>
                          <a:ext cx="7114390" cy="2757324"/>
                          <a:chOff x="697971" y="1988840"/>
                          <a:chExt cx="7114390" cy="2757324"/>
                        </a:xfrm>
                      </a:grpSpPr>
                      <a:sp>
                        <a:nvSpPr>
                          <a:cNvPr id="7" name="Organigramme : Disque magnétique 6"/>
                          <a:cNvSpPr/>
                        </a:nvSpPr>
                        <a:spPr>
                          <a:xfrm>
                            <a:off x="6660233" y="2996952"/>
                            <a:ext cx="1152128" cy="1152128"/>
                          </a:xfrm>
                          <a:prstGeom prst="flowChartMagneticDisk">
                            <a:avLst/>
                          </a:prstGeom>
                          <a:ln cmpd="sng">
                            <a:solidFill>
                              <a:schemeClr val="accent1">
                                <a:shade val="5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sz="1200" dirty="0" smtClean="0"/>
                            </a:p>
                            <a:p>
                              <a:pPr algn="ctr"/>
                              <a:r>
                                <a:rPr lang="fr-FR" sz="1200" dirty="0" smtClean="0"/>
                                <a:t>Base de données (Oracle </a:t>
                              </a:r>
                              <a:r>
                                <a:rPr lang="fr-FR" sz="1200" dirty="0" err="1" smtClean="0"/>
                                <a:t>DataBase</a:t>
                              </a:r>
                              <a:r>
                                <a:rPr lang="fr-FR" sz="1200" dirty="0" smtClean="0"/>
                                <a:t>)</a:t>
                              </a:r>
                              <a:endParaRPr lang="fr-FR"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Rectangle 36"/>
                          <a:cNvSpPr/>
                        </a:nvSpPr>
                        <a:spPr>
                          <a:xfrm>
                            <a:off x="1979713" y="2348880"/>
                            <a:ext cx="4392488" cy="2397284"/>
                          </a:xfrm>
                          <a:prstGeom prst="rect">
                            <a:avLst/>
                          </a:prstGeom>
                          <a:solidFill>
                            <a:schemeClr val="bg1"/>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697971" y="3097762"/>
                            <a:ext cx="849694" cy="979310"/>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Navigateur</a:t>
                              </a: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2354154" y="3025754"/>
                            <a:ext cx="633670" cy="403245"/>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Action </a:t>
                              </a:r>
                              <a:r>
                                <a:rPr lang="fr-FR" sz="1100" dirty="0" err="1" smtClean="0"/>
                                <a:t>servlet</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2210138" y="3933056"/>
                            <a:ext cx="896100" cy="50405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100" dirty="0" smtClean="0"/>
                                <a:t>JSP (</a:t>
                              </a:r>
                              <a:r>
                                <a:rPr lang="fr-FR" sz="1100" dirty="0" err="1" smtClean="0"/>
                                <a:t>jQuery</a:t>
                              </a:r>
                              <a:r>
                                <a:rPr lang="fr-FR" sz="1100" dirty="0" smtClean="0"/>
                                <a:t> - </a:t>
                              </a:r>
                              <a:r>
                                <a:rPr lang="fr-FR" sz="1100" dirty="0" err="1" smtClean="0"/>
                                <a:t>javaScript</a:t>
                              </a:r>
                              <a:r>
                                <a:rPr lang="fr-FR" sz="1100" dirty="0" smtClean="0"/>
                                <a:t>)</a:t>
                              </a:r>
                              <a:endParaRPr lang="fr-FR"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Ellipse 10"/>
                          <a:cNvSpPr/>
                        </a:nvSpPr>
                        <a:spPr>
                          <a:xfrm>
                            <a:off x="3794315" y="3025755"/>
                            <a:ext cx="705678" cy="403245"/>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900" dirty="0" smtClean="0"/>
                                <a:t>Action</a:t>
                              </a:r>
                              <a:endParaRPr lang="fr-FR"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3" name="Connecteur droit avec flèche 12"/>
                          <a:cNvCxnSpPr>
                            <a:endCxn id="9" idx="1"/>
                          </a:cNvCxnSpPr>
                        </a:nvCxnSpPr>
                        <a:spPr>
                          <a:xfrm flipV="1">
                            <a:off x="1547665" y="3227377"/>
                            <a:ext cx="806489" cy="25923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22" name="Connecteur droit avec flèche 21"/>
                          <a:cNvCxnSpPr>
                            <a:stCxn id="9" idx="3"/>
                            <a:endCxn id="11" idx="2"/>
                          </a:cNvCxnSpPr>
                        </a:nvCxnSpPr>
                        <a:spPr>
                          <a:xfrm>
                            <a:off x="2987824" y="3227377"/>
                            <a:ext cx="806491" cy="1"/>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23" name="Rectangle 22"/>
                          <a:cNvSpPr/>
                        </a:nvSpPr>
                        <a:spPr>
                          <a:xfrm>
                            <a:off x="4905856" y="3140968"/>
                            <a:ext cx="1178313" cy="864096"/>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400" dirty="0" smtClean="0"/>
                                <a:t>Couche </a:t>
                              </a:r>
                            </a:p>
                            <a:p>
                              <a:pPr algn="ctr"/>
                              <a:r>
                                <a:rPr lang="fr-FR" sz="1400" dirty="0" smtClean="0"/>
                                <a:t>métier, dao</a:t>
                              </a:r>
                              <a:endParaRPr lang="fr-FR" sz="14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Connecteur droit avec flèche 27"/>
                          <a:cNvCxnSpPr>
                            <a:stCxn id="11" idx="6"/>
                            <a:endCxn id="23" idx="1"/>
                          </a:cNvCxnSpPr>
                        </a:nvCxnSpPr>
                        <a:spPr>
                          <a:xfrm>
                            <a:off x="4499993" y="3227378"/>
                            <a:ext cx="405863" cy="345638"/>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2" name="Connecteur droit avec flèche 31"/>
                          <a:cNvCxnSpPr>
                            <a:stCxn id="23" idx="3"/>
                            <a:endCxn id="7" idx="2"/>
                          </a:cNvCxnSpPr>
                        </a:nvCxnSpPr>
                        <a:spPr>
                          <a:xfrm>
                            <a:off x="6084169" y="3573016"/>
                            <a:ext cx="576064" cy="0"/>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39" name="Connecteur droit 38"/>
                          <a:cNvCxnSpPr/>
                        </a:nvCxnSpPr>
                        <a:spPr>
                          <a:xfrm>
                            <a:off x="4788025" y="2348880"/>
                            <a:ext cx="0" cy="2376264"/>
                          </a:xfrm>
                          <a:prstGeom prst="line">
                            <a:avLst/>
                          </a:prstGeom>
                        </a:spPr>
                        <a:style>
                          <a:lnRef idx="1">
                            <a:schemeClr val="accent1"/>
                          </a:lnRef>
                          <a:fillRef idx="0">
                            <a:schemeClr val="accent1"/>
                          </a:fillRef>
                          <a:effectRef idx="0">
                            <a:schemeClr val="accent1"/>
                          </a:effectRef>
                          <a:fontRef idx="minor">
                            <a:schemeClr val="tx1"/>
                          </a:fontRef>
                        </a:style>
                      </a:cxnSp>
                      <a:cxnSp>
                        <a:nvCxnSpPr>
                          <a:cNvPr id="46" name="Connecteur droit avec flèche 45"/>
                          <a:cNvCxnSpPr>
                            <a:stCxn id="10" idx="1"/>
                          </a:cNvCxnSpPr>
                        </a:nvCxnSpPr>
                        <a:spPr>
                          <a:xfrm flipH="1" flipV="1">
                            <a:off x="1547666" y="3861048"/>
                            <a:ext cx="662472" cy="32403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9" name="Rectangle 48"/>
                          <a:cNvSpPr/>
                        </a:nvSpPr>
                        <a:spPr>
                          <a:xfrm>
                            <a:off x="2051721" y="2420888"/>
                            <a:ext cx="2664296" cy="432048"/>
                          </a:xfrm>
                          <a:prstGeom prst="rect">
                            <a:avLst/>
                          </a:prstGeom>
                          <a:solidFill>
                            <a:schemeClr val="accent4">
                              <a:lumMod val="60000"/>
                              <a:lumOff val="40000"/>
                            </a:schemeClr>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dirty="0" err="1" smtClean="0"/>
                                <a:t>Struts</a:t>
                              </a:r>
                              <a:r>
                                <a:rPr lang="fr-FR" dirty="0" smtClean="0"/>
                                <a:t> 2 </a:t>
                              </a:r>
                              <a:r>
                                <a:rPr lang="fr-FR" sz="1200" dirty="0" smtClean="0"/>
                                <a:t>(couche web)</a:t>
                              </a:r>
                              <a:endParaRPr lang="fr-FR" sz="1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Ellipse 50"/>
                          <a:cNvSpPr/>
                        </a:nvSpPr>
                        <a:spPr>
                          <a:xfrm>
                            <a:off x="3830462" y="4003006"/>
                            <a:ext cx="633671" cy="362098"/>
                          </a:xfrm>
                          <a:prstGeom prst="ellipse">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900" dirty="0" err="1" smtClean="0"/>
                                <a:t>Form</a:t>
                              </a:r>
                              <a:r>
                                <a:rPr lang="fr-FR" sz="900" dirty="0" smtClean="0"/>
                                <a:t> </a:t>
                              </a:r>
                              <a:r>
                                <a:rPr lang="fr-FR" sz="900" dirty="0" err="1" smtClean="0"/>
                                <a:t>bean</a:t>
                              </a:r>
                              <a:endParaRPr lang="fr-FR" sz="9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7" name="Connecteur droit avec flèche 56"/>
                          <a:cNvCxnSpPr>
                            <a:stCxn id="51" idx="2"/>
                            <a:endCxn id="10" idx="3"/>
                          </a:cNvCxnSpPr>
                        </a:nvCxnSpPr>
                        <a:spPr>
                          <a:xfrm flipH="1">
                            <a:off x="3106238" y="4184055"/>
                            <a:ext cx="724224" cy="1029"/>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cxnSp>
                        <a:nvCxnSpPr>
                          <a:cNvPr id="69" name="Connecteur droit avec flèche 68"/>
                          <a:cNvCxnSpPr/>
                        </a:nvCxnSpPr>
                        <a:spPr>
                          <a:xfrm flipH="1" flipV="1">
                            <a:off x="2915816" y="3429000"/>
                            <a:ext cx="936104" cy="576064"/>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87" name="Rectangle 86"/>
                          <a:cNvSpPr/>
                        </a:nvSpPr>
                        <a:spPr>
                          <a:xfrm>
                            <a:off x="1979713" y="1988840"/>
                            <a:ext cx="4392488" cy="288032"/>
                          </a:xfrm>
                          <a:prstGeom prst="rect">
                            <a:avLst/>
                          </a:prstGeom>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dirty="0" err="1" smtClean="0"/>
                                <a:t>MyMT</a:t>
                              </a:r>
                              <a:r>
                                <a:rPr lang="fr-FR" sz="1600" dirty="0" smtClean="0"/>
                                <a:t> Application Web</a:t>
                              </a:r>
                              <a:endParaRPr lang="fr-FR" sz="1600" dirty="0"/>
                            </a:p>
                          </a:txBody>
                          <a:useSpRect/>
                        </a:txSp>
                        <a:style>
                          <a:lnRef idx="2">
                            <a:schemeClr val="accent1">
                              <a:shade val="50000"/>
                            </a:schemeClr>
                          </a:lnRef>
                          <a:fillRef idx="1">
                            <a:schemeClr val="accent1"/>
                          </a:fillRef>
                          <a:effectRef idx="0">
                            <a:schemeClr val="accent1"/>
                          </a:effectRef>
                          <a:fontRef idx="minor">
                            <a:schemeClr val="lt1"/>
                          </a:fontRef>
                        </a:style>
                      </a:sp>
                    </a:grpSp>
                  </lc:lockedCanvas>
                </a:graphicData>
              </a:graphic>
            </wp:inline>
          </w:drawing>
        </w:r>
      </w:del>
    </w:p>
    <w:p w:rsidR="00C34C0B" w:rsidRDefault="00C34C0B">
      <w:pPr>
        <w:pStyle w:val="Lgende"/>
        <w:jc w:val="center"/>
      </w:pPr>
    </w:p>
    <w:p w:rsidR="00C34C0B" w:rsidRDefault="00104B5A">
      <w:pPr>
        <w:pStyle w:val="Lgende"/>
        <w:jc w:val="center"/>
      </w:pPr>
      <w:bookmarkStart w:id="1523" w:name="_Toc396225620"/>
      <w:r>
        <w:t xml:space="preserve">Figure </w:t>
      </w:r>
      <w:r w:rsidR="00305757">
        <w:fldChar w:fldCharType="begin"/>
      </w:r>
      <w:r>
        <w:instrText xml:space="preserve"> SEQ Figure \* ARABIC </w:instrText>
      </w:r>
      <w:r w:rsidR="00305757">
        <w:fldChar w:fldCharType="separate"/>
      </w:r>
      <w:r>
        <w:rPr>
          <w:noProof/>
        </w:rPr>
        <w:t>6</w:t>
      </w:r>
      <w:r w:rsidR="00305757">
        <w:fldChar w:fldCharType="end"/>
      </w:r>
      <w:r>
        <w:t xml:space="preserve"> : Architecture technique de MyMT</w:t>
      </w:r>
      <w:bookmarkEnd w:id="1523"/>
    </w:p>
    <w:p w:rsidR="00C34C0B" w:rsidRDefault="00C34C0B"/>
    <w:p w:rsidR="006133D6" w:rsidRDefault="00BA7E2E" w:rsidP="006133D6">
      <w:r>
        <w:rPr>
          <w:sz w:val="22"/>
        </w:rPr>
        <w:t xml:space="preserve">Les composants de MyMT </w:t>
      </w:r>
      <w:r w:rsidRPr="004B599A">
        <w:rPr>
          <w:sz w:val="22"/>
          <w:szCs w:val="24"/>
        </w:rPr>
        <w:t xml:space="preserve">sont </w:t>
      </w:r>
      <w:r>
        <w:rPr>
          <w:sz w:val="22"/>
          <w:szCs w:val="24"/>
        </w:rPr>
        <w:t>décrits dans les paragraphes suivants</w:t>
      </w:r>
      <w:r>
        <w:rPr>
          <w:sz w:val="22"/>
        </w:rPr>
        <w:t> :</w:t>
      </w:r>
      <w:r w:rsidR="00143345">
        <w:rPr>
          <w:sz w:val="22"/>
        </w:rPr>
        <w:t xml:space="preserve"> </w:t>
      </w:r>
    </w:p>
    <w:p w:rsidR="006133D6" w:rsidRDefault="006133D6" w:rsidP="006133D6"/>
    <w:p w:rsidR="006133D6" w:rsidRDefault="00C34C0B" w:rsidP="006133D6">
      <w:pPr>
        <w:rPr>
          <w:b/>
          <w:sz w:val="22"/>
          <w:szCs w:val="23"/>
        </w:rPr>
      </w:pPr>
      <w:r>
        <w:rPr>
          <w:noProof/>
        </w:rPr>
        <w:lastRenderedPageBreak/>
        <w:drawing>
          <wp:anchor distT="0" distB="0" distL="114300" distR="114300" simplePos="0" relativeHeight="251679744" behindDoc="0" locked="0" layoutInCell="1" allowOverlap="1">
            <wp:simplePos x="0" y="0"/>
            <wp:positionH relativeFrom="column">
              <wp:posOffset>22860</wp:posOffset>
            </wp:positionH>
            <wp:positionV relativeFrom="paragraph">
              <wp:posOffset>-2540</wp:posOffset>
            </wp:positionV>
            <wp:extent cx="1428750" cy="619125"/>
            <wp:effectExtent l="19050" t="0" r="0" b="0"/>
            <wp:wrapSquare wrapText="bothSides"/>
            <wp:docPr id="28" name="Image 5" descr="http://www.programcreek.com/wp-content/uploads/2010/05/str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rogramcreek.com/wp-content/uploads/2010/05/struts2.jpg"/>
                    <pic:cNvPicPr>
                      <a:picLocks noChangeAspect="1" noChangeArrowheads="1"/>
                    </pic:cNvPicPr>
                  </pic:nvPicPr>
                  <pic:blipFill>
                    <a:blip r:embed="rId19" r:link="rId20" cstate="print"/>
                    <a:srcRect/>
                    <a:stretch>
                      <a:fillRect/>
                    </a:stretch>
                  </pic:blipFill>
                  <pic:spPr bwMode="auto">
                    <a:xfrm>
                      <a:off x="0" y="0"/>
                      <a:ext cx="1428750" cy="619125"/>
                    </a:xfrm>
                    <a:prstGeom prst="rect">
                      <a:avLst/>
                    </a:prstGeom>
                    <a:noFill/>
                    <a:ln w="9525">
                      <a:noFill/>
                      <a:miter lim="800000"/>
                      <a:headEnd/>
                      <a:tailEnd/>
                    </a:ln>
                  </pic:spPr>
                </pic:pic>
              </a:graphicData>
            </a:graphic>
          </wp:anchor>
        </w:drawing>
      </w:r>
      <w:r w:rsidR="00755FEF" w:rsidRPr="0067215B">
        <w:rPr>
          <w:b/>
          <w:sz w:val="22"/>
          <w:szCs w:val="23"/>
        </w:rPr>
        <w:t>Struts 2</w:t>
      </w:r>
    </w:p>
    <w:p w:rsidR="00755FEF" w:rsidRDefault="00755FEF" w:rsidP="00755FEF">
      <w:pPr>
        <w:spacing w:before="0" w:after="0" w:line="360" w:lineRule="auto"/>
        <w:rPr>
          <w:sz w:val="22"/>
          <w:szCs w:val="23"/>
        </w:rPr>
      </w:pPr>
      <w:r w:rsidRPr="0067215B">
        <w:rPr>
          <w:sz w:val="22"/>
          <w:szCs w:val="23"/>
        </w:rPr>
        <w:t>Apache Struts 2 est un élégant, extensible framework pour la création d'applications Web Java EE. Le framework est conçu pour simplifier le cycle complet de développement, depuis la construction, le déploiement, à la maintenance des applications au fil du temps.</w:t>
      </w:r>
    </w:p>
    <w:p w:rsidR="00755FEF" w:rsidRDefault="00755FEF" w:rsidP="00755FEF">
      <w:pPr>
        <w:spacing w:before="0" w:after="0" w:line="360" w:lineRule="auto"/>
        <w:rPr>
          <w:sz w:val="22"/>
          <w:szCs w:val="23"/>
        </w:rPr>
      </w:pPr>
    </w:p>
    <w:p w:rsidR="00755FEF" w:rsidRPr="0067215B" w:rsidRDefault="00C34C0B" w:rsidP="00755FEF">
      <w:pPr>
        <w:spacing w:before="0" w:after="0" w:line="360" w:lineRule="auto"/>
        <w:rPr>
          <w:b/>
          <w:sz w:val="22"/>
          <w:szCs w:val="23"/>
        </w:rPr>
      </w:pPr>
      <w:r>
        <w:rPr>
          <w:b/>
          <w:noProof/>
          <w:sz w:val="22"/>
          <w:szCs w:val="23"/>
        </w:rPr>
        <w:drawing>
          <wp:anchor distT="0" distB="0" distL="114300" distR="114300" simplePos="0" relativeHeight="251681792" behindDoc="0" locked="0" layoutInCell="1" allowOverlap="1">
            <wp:simplePos x="0" y="0"/>
            <wp:positionH relativeFrom="column">
              <wp:posOffset>22860</wp:posOffset>
            </wp:positionH>
            <wp:positionV relativeFrom="paragraph">
              <wp:posOffset>3810</wp:posOffset>
            </wp:positionV>
            <wp:extent cx="1428750" cy="485775"/>
            <wp:effectExtent l="19050" t="0" r="0" b="0"/>
            <wp:wrapSquare wrapText="bothSides"/>
            <wp:docPr id="29" name="Image 3" descr="https://lh4.googleusercontent.com/3V4vFdxaJ7-2iYqnsYMikM_GPUxl3Vt5gzv3BquuYg_lhCIgkPlYrg0fb8n30MRXFLyuXKzQpLWK98xB6IoGn5lSPl-msKrlQxu8aT7oFkKLSs6MfJuliLIFIX_4DrUK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3V4vFdxaJ7-2iYqnsYMikM_GPUxl3Vt5gzv3BquuYg_lhCIgkPlYrg0fb8n30MRXFLyuXKzQpLWK98xB6IoGn5lSPl-msKrlQxu8aT7oFkKLSs6MfJuliLIFIX_4DrUK1Q"/>
                    <pic:cNvPicPr>
                      <a:picLocks noChangeAspect="1" noChangeArrowheads="1"/>
                    </pic:cNvPicPr>
                  </pic:nvPicPr>
                  <pic:blipFill>
                    <a:blip r:embed="rId21" r:link="rId22" cstate="print"/>
                    <a:srcRect/>
                    <a:stretch>
                      <a:fillRect/>
                    </a:stretch>
                  </pic:blipFill>
                  <pic:spPr bwMode="auto">
                    <a:xfrm>
                      <a:off x="0" y="0"/>
                      <a:ext cx="1428750" cy="485775"/>
                    </a:xfrm>
                    <a:prstGeom prst="rect">
                      <a:avLst/>
                    </a:prstGeom>
                    <a:noFill/>
                    <a:ln w="9525">
                      <a:noFill/>
                      <a:miter lim="800000"/>
                      <a:headEnd/>
                      <a:tailEnd/>
                    </a:ln>
                  </pic:spPr>
                </pic:pic>
              </a:graphicData>
            </a:graphic>
          </wp:anchor>
        </w:drawing>
      </w:r>
      <w:r w:rsidR="00755FEF" w:rsidRPr="0067215B">
        <w:rPr>
          <w:b/>
          <w:sz w:val="22"/>
          <w:szCs w:val="23"/>
        </w:rPr>
        <w:t>JavaScript / Framework jQuery</w:t>
      </w:r>
    </w:p>
    <w:p w:rsidR="00755FEF" w:rsidRPr="0067215B" w:rsidRDefault="00755FEF" w:rsidP="00755FEF">
      <w:pPr>
        <w:spacing w:before="0" w:after="0" w:line="360" w:lineRule="auto"/>
        <w:rPr>
          <w:sz w:val="22"/>
          <w:szCs w:val="23"/>
        </w:rPr>
      </w:pPr>
      <w:r w:rsidRPr="0067215B">
        <w:rPr>
          <w:sz w:val="22"/>
          <w:szCs w:val="23"/>
        </w:rPr>
        <w:t>Se présentant comme un unique fichier JavaScript, jQuery a pour but de simplifier les commandes du JavaScript. En outre, ce framework comporte de nombreuses fonctionnalités aidant à la création d’une application web.</w:t>
      </w:r>
    </w:p>
    <w:p w:rsidR="00755FEF" w:rsidRDefault="00755FEF" w:rsidP="00755FEF">
      <w:pPr>
        <w:spacing w:before="0" w:after="0" w:line="360" w:lineRule="auto"/>
        <w:rPr>
          <w:sz w:val="22"/>
          <w:szCs w:val="23"/>
        </w:rPr>
      </w:pPr>
    </w:p>
    <w:p w:rsidR="00F631F8" w:rsidRDefault="00F631F8" w:rsidP="00755FEF">
      <w:pPr>
        <w:spacing w:before="0" w:after="0" w:line="360" w:lineRule="auto"/>
        <w:rPr>
          <w:b/>
          <w:sz w:val="22"/>
          <w:szCs w:val="23"/>
        </w:rPr>
      </w:pPr>
    </w:p>
    <w:p w:rsidR="00755FEF" w:rsidRPr="0067215B" w:rsidRDefault="00C34C0B" w:rsidP="00755FEF">
      <w:pPr>
        <w:spacing w:before="0" w:after="0" w:line="360" w:lineRule="auto"/>
        <w:rPr>
          <w:b/>
          <w:sz w:val="22"/>
          <w:szCs w:val="23"/>
        </w:rPr>
      </w:pPr>
      <w:r>
        <w:rPr>
          <w:b/>
          <w:noProof/>
          <w:sz w:val="22"/>
          <w:szCs w:val="23"/>
        </w:rPr>
        <w:drawing>
          <wp:anchor distT="0" distB="0" distL="114300" distR="114300" simplePos="0" relativeHeight="251682816" behindDoc="0" locked="0" layoutInCell="1" allowOverlap="1">
            <wp:simplePos x="0" y="0"/>
            <wp:positionH relativeFrom="column">
              <wp:posOffset>32385</wp:posOffset>
            </wp:positionH>
            <wp:positionV relativeFrom="paragraph">
              <wp:posOffset>-1905</wp:posOffset>
            </wp:positionV>
            <wp:extent cx="1352550" cy="581025"/>
            <wp:effectExtent l="19050" t="0" r="0" b="0"/>
            <wp:wrapSquare wrapText="bothSides"/>
            <wp:docPr id="31" name="Image 6" descr="http://t2.gstatic.com/images?q=tbn:ANd9GcShypgV4xWKpuO0H1DDYE5390USIJ6L_X-WcP5UIUk6uOmTWmzmrwCNmof7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2.gstatic.com/images?q=tbn:ANd9GcShypgV4xWKpuO0H1DDYE5390USIJ6L_X-WcP5UIUk6uOmTWmzmrwCNmof76w"/>
                    <pic:cNvPicPr>
                      <a:picLocks noChangeAspect="1" noChangeArrowheads="1"/>
                    </pic:cNvPicPr>
                  </pic:nvPicPr>
                  <pic:blipFill>
                    <a:blip r:embed="rId23" r:link="rId24" cstate="print"/>
                    <a:srcRect l="6824" t="14810" r="4348" b="16432"/>
                    <a:stretch>
                      <a:fillRect/>
                    </a:stretch>
                  </pic:blipFill>
                  <pic:spPr bwMode="auto">
                    <a:xfrm>
                      <a:off x="0" y="0"/>
                      <a:ext cx="1352550" cy="581025"/>
                    </a:xfrm>
                    <a:prstGeom prst="rect">
                      <a:avLst/>
                    </a:prstGeom>
                    <a:noFill/>
                    <a:ln w="9525">
                      <a:noFill/>
                      <a:miter lim="800000"/>
                      <a:headEnd/>
                      <a:tailEnd/>
                    </a:ln>
                  </pic:spPr>
                </pic:pic>
              </a:graphicData>
            </a:graphic>
          </wp:anchor>
        </w:drawing>
      </w:r>
      <w:r w:rsidR="00755FEF" w:rsidRPr="0067215B">
        <w:rPr>
          <w:b/>
          <w:sz w:val="22"/>
          <w:szCs w:val="23"/>
        </w:rPr>
        <w:t>Oracle Database</w:t>
      </w:r>
    </w:p>
    <w:p w:rsidR="00755FEF" w:rsidRDefault="00755FEF" w:rsidP="00755FEF">
      <w:pPr>
        <w:spacing w:before="0" w:after="0" w:line="360" w:lineRule="auto"/>
        <w:rPr>
          <w:sz w:val="22"/>
          <w:szCs w:val="23"/>
        </w:rPr>
      </w:pPr>
      <w:r w:rsidRPr="0067215B">
        <w:rPr>
          <w:sz w:val="22"/>
          <w:szCs w:val="23"/>
        </w:rPr>
        <w:t>Oracle DataBase est un système de gestion de base de données  relationnel fourni par Oracle Corporation.</w:t>
      </w:r>
    </w:p>
    <w:p w:rsidR="00C34C0B" w:rsidRDefault="00C34C0B"/>
    <w:p w:rsidR="00CD32FD" w:rsidRDefault="00AF62DA">
      <w:pPr>
        <w:pStyle w:val="Titre3"/>
        <w:rPr>
          <w:szCs w:val="23"/>
        </w:rPr>
      </w:pPr>
      <w:bookmarkStart w:id="1524" w:name="_Toc396225602"/>
      <w:r>
        <w:t>Outil</w:t>
      </w:r>
      <w:r w:rsidR="0014043B">
        <w:t>lage</w:t>
      </w:r>
      <w:bookmarkEnd w:id="1524"/>
      <w:r>
        <w:t xml:space="preserve"> </w:t>
      </w:r>
    </w:p>
    <w:p w:rsidR="00C00C1A" w:rsidRPr="00C00C1A" w:rsidRDefault="00C34C0B" w:rsidP="00C00C1A">
      <w:r>
        <w:rPr>
          <w:noProof/>
        </w:rPr>
        <w:drawing>
          <wp:anchor distT="0" distB="0" distL="114300" distR="114300" simplePos="0" relativeHeight="251672576" behindDoc="1" locked="0" layoutInCell="1" allowOverlap="1">
            <wp:simplePos x="0" y="0"/>
            <wp:positionH relativeFrom="column">
              <wp:posOffset>-24765</wp:posOffset>
            </wp:positionH>
            <wp:positionV relativeFrom="paragraph">
              <wp:posOffset>170180</wp:posOffset>
            </wp:positionV>
            <wp:extent cx="876300" cy="885825"/>
            <wp:effectExtent l="19050" t="0" r="0" b="0"/>
            <wp:wrapSquare wrapText="bothSides"/>
            <wp:docPr id="1" name="Image 2" descr="https://lh3.googleusercontent.com/juUutDy67ImZ4e8fYmhj3uMijyYsOh5CeAzQIzsttJV58org8HG5qvu8kHVMas5DjO0IMFaRQQ6ktj3nMPj9Bel3_cW-XdBBccYmLEdlLC9Aj9u5v0YumLFvHSHkqQvT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juUutDy67ImZ4e8fYmhj3uMijyYsOh5CeAzQIzsttJV58org8HG5qvu8kHVMas5DjO0IMFaRQQ6ktj3nMPj9Bel3_cW-XdBBccYmLEdlLC9Aj9u5v0YumLFvHSHkqQvT2g"/>
                    <pic:cNvPicPr>
                      <a:picLocks noChangeAspect="1" noChangeArrowheads="1"/>
                    </pic:cNvPicPr>
                  </pic:nvPicPr>
                  <pic:blipFill>
                    <a:blip r:embed="rId25" r:link="rId26" cstate="print"/>
                    <a:srcRect/>
                    <a:stretch>
                      <a:fillRect/>
                    </a:stretch>
                  </pic:blipFill>
                  <pic:spPr bwMode="auto">
                    <a:xfrm>
                      <a:off x="0" y="0"/>
                      <a:ext cx="876300" cy="885825"/>
                    </a:xfrm>
                    <a:prstGeom prst="rect">
                      <a:avLst/>
                    </a:prstGeom>
                    <a:noFill/>
                    <a:ln w="9525">
                      <a:noFill/>
                      <a:miter lim="800000"/>
                      <a:headEnd/>
                      <a:tailEnd/>
                    </a:ln>
                  </pic:spPr>
                </pic:pic>
              </a:graphicData>
            </a:graphic>
          </wp:anchor>
        </w:drawing>
      </w:r>
    </w:p>
    <w:p w:rsidR="0067215B" w:rsidRPr="0067215B" w:rsidRDefault="0067215B" w:rsidP="00C00C1A">
      <w:pPr>
        <w:spacing w:before="0" w:after="0" w:line="360" w:lineRule="auto"/>
        <w:rPr>
          <w:b/>
          <w:sz w:val="22"/>
          <w:szCs w:val="23"/>
        </w:rPr>
      </w:pPr>
      <w:r w:rsidRPr="0067215B">
        <w:rPr>
          <w:b/>
          <w:sz w:val="22"/>
          <w:szCs w:val="23"/>
        </w:rPr>
        <w:t>Eclipse</w:t>
      </w:r>
    </w:p>
    <w:p w:rsidR="0067215B" w:rsidRPr="0067215B" w:rsidRDefault="0067215B" w:rsidP="00C00C1A">
      <w:pPr>
        <w:spacing w:before="0" w:after="0" w:line="360" w:lineRule="auto"/>
        <w:rPr>
          <w:sz w:val="22"/>
          <w:szCs w:val="23"/>
        </w:rPr>
      </w:pPr>
      <w:r w:rsidRPr="0067215B">
        <w:rPr>
          <w:sz w:val="22"/>
          <w:szCs w:val="23"/>
        </w:rPr>
        <w:t xml:space="preserve">Développé par la Fondation Eclipse, Eclipse est un environnement de développement intégré libre, universelle et polyvalent. Eclipse permet d’avoir accès à des outils d’assistance dans les développements. </w:t>
      </w:r>
    </w:p>
    <w:p w:rsidR="0067215B" w:rsidRDefault="0067215B" w:rsidP="00C00C1A">
      <w:pPr>
        <w:spacing w:before="0" w:after="0" w:line="360" w:lineRule="auto"/>
        <w:rPr>
          <w:sz w:val="22"/>
          <w:szCs w:val="23"/>
        </w:rPr>
      </w:pPr>
      <w:r w:rsidRPr="0067215B">
        <w:rPr>
          <w:sz w:val="22"/>
          <w:szCs w:val="23"/>
        </w:rPr>
        <w:t xml:space="preserve">C’est cet environnement de développement que </w:t>
      </w:r>
      <w:r w:rsidR="00F808FD">
        <w:rPr>
          <w:sz w:val="22"/>
          <w:szCs w:val="23"/>
        </w:rPr>
        <w:t>j’ai</w:t>
      </w:r>
      <w:r w:rsidRPr="0067215B">
        <w:rPr>
          <w:sz w:val="22"/>
          <w:szCs w:val="23"/>
        </w:rPr>
        <w:t xml:space="preserve"> utilisé tout au long de </w:t>
      </w:r>
      <w:r w:rsidR="00F808FD">
        <w:rPr>
          <w:sz w:val="22"/>
          <w:szCs w:val="23"/>
        </w:rPr>
        <w:t>mon</w:t>
      </w:r>
      <w:r w:rsidRPr="0067215B">
        <w:rPr>
          <w:sz w:val="22"/>
          <w:szCs w:val="23"/>
        </w:rPr>
        <w:t xml:space="preserve"> projet.</w:t>
      </w:r>
    </w:p>
    <w:p w:rsidR="0067215B" w:rsidRPr="0067215B" w:rsidRDefault="0067215B" w:rsidP="0067215B">
      <w:pPr>
        <w:spacing w:before="0" w:after="0" w:line="360" w:lineRule="auto"/>
        <w:rPr>
          <w:sz w:val="22"/>
          <w:szCs w:val="23"/>
        </w:rPr>
      </w:pPr>
    </w:p>
    <w:p w:rsidR="0067215B" w:rsidRPr="0067215B" w:rsidRDefault="00C34C0B" w:rsidP="0067215B">
      <w:pPr>
        <w:spacing w:before="0" w:after="0" w:line="360" w:lineRule="auto"/>
        <w:rPr>
          <w:b/>
          <w:sz w:val="22"/>
          <w:szCs w:val="23"/>
        </w:rPr>
      </w:pPr>
      <w:r>
        <w:rPr>
          <w:b/>
          <w:noProof/>
          <w:sz w:val="22"/>
          <w:szCs w:val="23"/>
        </w:rPr>
        <w:drawing>
          <wp:anchor distT="0" distB="0" distL="114300" distR="114300" simplePos="0" relativeHeight="251680768" behindDoc="0" locked="0" layoutInCell="1" allowOverlap="1">
            <wp:simplePos x="0" y="0"/>
            <wp:positionH relativeFrom="column">
              <wp:posOffset>22860</wp:posOffset>
            </wp:positionH>
            <wp:positionV relativeFrom="paragraph">
              <wp:posOffset>3810</wp:posOffset>
            </wp:positionV>
            <wp:extent cx="1428750" cy="533400"/>
            <wp:effectExtent l="19050" t="0" r="0" b="0"/>
            <wp:wrapSquare wrapText="bothSides"/>
            <wp:docPr id="10" name="Image 1" descr="Fancybo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cybox Logo"/>
                    <pic:cNvPicPr>
                      <a:picLocks noChangeAspect="1" noChangeArrowheads="1"/>
                    </pic:cNvPicPr>
                  </pic:nvPicPr>
                  <pic:blipFill>
                    <a:blip r:embed="rId27" cstate="print"/>
                    <a:srcRect/>
                    <a:stretch>
                      <a:fillRect/>
                    </a:stretch>
                  </pic:blipFill>
                  <pic:spPr bwMode="auto">
                    <a:xfrm>
                      <a:off x="0" y="0"/>
                      <a:ext cx="1428750" cy="533400"/>
                    </a:xfrm>
                    <a:prstGeom prst="rect">
                      <a:avLst/>
                    </a:prstGeom>
                    <a:noFill/>
                    <a:ln w="9525">
                      <a:noFill/>
                      <a:miter lim="800000"/>
                      <a:headEnd/>
                      <a:tailEnd/>
                    </a:ln>
                  </pic:spPr>
                </pic:pic>
              </a:graphicData>
            </a:graphic>
          </wp:anchor>
        </w:drawing>
      </w:r>
      <w:r w:rsidR="0067215B" w:rsidRPr="0067215B">
        <w:rPr>
          <w:b/>
          <w:sz w:val="22"/>
          <w:szCs w:val="23"/>
        </w:rPr>
        <w:t>FancyBox</w:t>
      </w:r>
    </w:p>
    <w:p w:rsidR="00FB0787" w:rsidRDefault="0067215B" w:rsidP="0067215B">
      <w:pPr>
        <w:spacing w:before="0" w:after="0" w:line="360" w:lineRule="auto"/>
        <w:rPr>
          <w:sz w:val="22"/>
          <w:szCs w:val="23"/>
        </w:rPr>
      </w:pPr>
      <w:r w:rsidRPr="0067215B">
        <w:rPr>
          <w:sz w:val="22"/>
          <w:szCs w:val="23"/>
        </w:rPr>
        <w:t>FancyBox est un outil qui offre une façon agréable et élégant pour ajouter des fonctionnalités de zoom pour les images, le contenu html et multimédia sur les sites Web. Il est construit sur le jQuery et est à la fois facile à mettre en œuvre et à personnaliser.</w:t>
      </w:r>
    </w:p>
    <w:p w:rsidR="00FF0536" w:rsidRDefault="00FF0536" w:rsidP="0067215B">
      <w:pPr>
        <w:spacing w:before="0" w:after="0" w:line="360" w:lineRule="auto"/>
        <w:rPr>
          <w:sz w:val="22"/>
          <w:szCs w:val="23"/>
        </w:rPr>
      </w:pPr>
    </w:p>
    <w:p w:rsidR="0067215B" w:rsidRPr="0067215B" w:rsidRDefault="00C34C0B" w:rsidP="0067215B">
      <w:pPr>
        <w:spacing w:before="0" w:after="0" w:line="360" w:lineRule="auto"/>
        <w:rPr>
          <w:b/>
          <w:sz w:val="22"/>
          <w:szCs w:val="23"/>
        </w:rPr>
      </w:pPr>
      <w:r>
        <w:rPr>
          <w:noProof/>
          <w:sz w:val="22"/>
          <w:szCs w:val="23"/>
        </w:rPr>
        <w:drawing>
          <wp:anchor distT="0" distB="0" distL="114300" distR="114300" simplePos="0" relativeHeight="251683840" behindDoc="0" locked="0" layoutInCell="1" allowOverlap="1">
            <wp:simplePos x="0" y="0"/>
            <wp:positionH relativeFrom="column">
              <wp:posOffset>22860</wp:posOffset>
            </wp:positionH>
            <wp:positionV relativeFrom="paragraph">
              <wp:posOffset>3810</wp:posOffset>
            </wp:positionV>
            <wp:extent cx="1441450" cy="485775"/>
            <wp:effectExtent l="19050" t="0" r="6350" b="0"/>
            <wp:wrapSquare wrapText="bothSides"/>
            <wp:docPr id="14" name="Image 4" descr="https://lh4.googleusercontent.com/F-zl8Fdadcs-uzrW4Unn0YzrD-Y_IBVyxq4v5BGAp_yeGETF-usgffQ_2Z6xHlrnON0cmwxJO5HPcq6fq61__rrg8txtxEYfjxOAnUiSRwlLYYuVkLQCjfRMyNaKnUl_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zl8Fdadcs-uzrW4Unn0YzrD-Y_IBVyxq4v5BGAp_yeGETF-usgffQ_2Z6xHlrnON0cmwxJO5HPcq6fq61__rrg8txtxEYfjxOAnUiSRwlLYYuVkLQCjfRMyNaKnUl_Sw"/>
                    <pic:cNvPicPr>
                      <a:picLocks noChangeAspect="1" noChangeArrowheads="1"/>
                    </pic:cNvPicPr>
                  </pic:nvPicPr>
                  <pic:blipFill>
                    <a:blip r:embed="rId28" r:link="rId29" cstate="print"/>
                    <a:srcRect/>
                    <a:stretch>
                      <a:fillRect/>
                    </a:stretch>
                  </pic:blipFill>
                  <pic:spPr bwMode="auto">
                    <a:xfrm>
                      <a:off x="0" y="0"/>
                      <a:ext cx="1441450" cy="485775"/>
                    </a:xfrm>
                    <a:prstGeom prst="rect">
                      <a:avLst/>
                    </a:prstGeom>
                    <a:noFill/>
                    <a:ln w="9525">
                      <a:noFill/>
                      <a:miter lim="800000"/>
                      <a:headEnd/>
                      <a:tailEnd/>
                    </a:ln>
                  </pic:spPr>
                </pic:pic>
              </a:graphicData>
            </a:graphic>
          </wp:anchor>
        </w:drawing>
      </w:r>
      <w:proofErr w:type="spellStart"/>
      <w:r w:rsidR="0067215B" w:rsidRPr="0067215B">
        <w:rPr>
          <w:b/>
          <w:sz w:val="22"/>
          <w:szCs w:val="23"/>
        </w:rPr>
        <w:t>Maven</w:t>
      </w:r>
      <w:proofErr w:type="spellEnd"/>
    </w:p>
    <w:p w:rsidR="0067215B" w:rsidRDefault="0067215B" w:rsidP="0067215B">
      <w:pPr>
        <w:spacing w:before="0" w:after="0" w:line="360" w:lineRule="auto"/>
        <w:rPr>
          <w:ins w:id="1525" w:author="TUNQUI Carla (ctunqui)" w:date="2014-08-19T15:16:00Z"/>
          <w:sz w:val="22"/>
          <w:szCs w:val="23"/>
        </w:rPr>
      </w:pPr>
      <w:r w:rsidRPr="0067215B">
        <w:rPr>
          <w:sz w:val="22"/>
          <w:szCs w:val="23"/>
        </w:rPr>
        <w:t xml:space="preserve">Maven est un moteur de production utilisé principalement pour des projets Java. Maven traite les deux aspects de la construction d'un logiciel : d'abord il décrit comment le logiciel est construit, et </w:t>
      </w:r>
      <w:r w:rsidR="006F339A">
        <w:rPr>
          <w:sz w:val="22"/>
          <w:szCs w:val="23"/>
        </w:rPr>
        <w:t>ensuite</w:t>
      </w:r>
      <w:r w:rsidRPr="0067215B">
        <w:rPr>
          <w:sz w:val="22"/>
          <w:szCs w:val="23"/>
        </w:rPr>
        <w:t xml:space="preserve"> il décrit ses dépendances.</w:t>
      </w:r>
    </w:p>
    <w:p w:rsidR="007F72A8" w:rsidRDefault="007F72A8" w:rsidP="0067215B">
      <w:pPr>
        <w:spacing w:before="0" w:after="0" w:line="360" w:lineRule="auto"/>
        <w:rPr>
          <w:ins w:id="1526" w:author="TUNQUI Carla (ctunqui)" w:date="2014-08-19T15:16:00Z"/>
          <w:sz w:val="22"/>
          <w:szCs w:val="23"/>
        </w:rPr>
      </w:pPr>
    </w:p>
    <w:p w:rsidR="007F72A8" w:rsidRPr="007F72A8" w:rsidRDefault="00625D7C" w:rsidP="0067215B">
      <w:pPr>
        <w:spacing w:before="0" w:after="0" w:line="360" w:lineRule="auto"/>
        <w:rPr>
          <w:ins w:id="1527" w:author="TUNQUI Carla (ctunqui)" w:date="2014-08-19T15:17:00Z"/>
          <w:b/>
          <w:sz w:val="22"/>
          <w:szCs w:val="23"/>
          <w:rPrChange w:id="1528" w:author="TUNQUI Carla (ctunqui)" w:date="2014-08-19T15:19:00Z">
            <w:rPr>
              <w:ins w:id="1529" w:author="TUNQUI Carla (ctunqui)" w:date="2014-08-19T15:17:00Z"/>
              <w:sz w:val="22"/>
              <w:szCs w:val="23"/>
            </w:rPr>
          </w:rPrChange>
        </w:rPr>
      </w:pPr>
      <w:ins w:id="1530" w:author="TUNQUI Carla (ctunqui)" w:date="2014-08-19T15:19:00Z">
        <w:r>
          <w:rPr>
            <w:b/>
            <w:noProof/>
            <w:sz w:val="22"/>
            <w:szCs w:val="23"/>
            <w:rPrChange w:id="1531">
              <w:rPr>
                <w:noProof/>
                <w:color w:val="0000FF"/>
                <w:sz w:val="22"/>
                <w:szCs w:val="23"/>
                <w:u w:val="single"/>
              </w:rPr>
            </w:rPrChange>
          </w:rPr>
          <w:drawing>
            <wp:anchor distT="0" distB="0" distL="114300" distR="114300" simplePos="0" relativeHeight="251685888" behindDoc="0" locked="0" layoutInCell="1" allowOverlap="1">
              <wp:simplePos x="0" y="0"/>
              <wp:positionH relativeFrom="column">
                <wp:posOffset>22860</wp:posOffset>
              </wp:positionH>
              <wp:positionV relativeFrom="paragraph">
                <wp:posOffset>40005</wp:posOffset>
              </wp:positionV>
              <wp:extent cx="876300" cy="800100"/>
              <wp:effectExtent l="19050" t="0" r="0" b="0"/>
              <wp:wrapSquare wrapText="bothSides"/>
              <wp:docPr id="3" name="Image 1" descr="http://plagatux.es/wp-content/uploads/2008/12/subversion_logo-384x332.png"/>
              <wp:cNvGraphicFramePr/>
              <a:graphic xmlns:a="http://schemas.openxmlformats.org/drawingml/2006/main">
                <a:graphicData uri="http://schemas.openxmlformats.org/drawingml/2006/picture">
                  <pic:pic xmlns:pic="http://schemas.openxmlformats.org/drawingml/2006/picture">
                    <pic:nvPicPr>
                      <pic:cNvPr id="23556" name="Picture 4" descr="http://plagatux.es/wp-content/uploads/2008/12/subversion_logo-384x332.png"/>
                      <pic:cNvPicPr>
                        <a:picLocks noChangeAspect="1" noChangeArrowheads="1"/>
                      </pic:cNvPicPr>
                    </pic:nvPicPr>
                    <pic:blipFill>
                      <a:blip r:embed="rId30" cstate="print"/>
                      <a:srcRect/>
                      <a:stretch>
                        <a:fillRect/>
                      </a:stretch>
                    </pic:blipFill>
                    <pic:spPr bwMode="auto">
                      <a:xfrm>
                        <a:off x="0" y="0"/>
                        <a:ext cx="876300" cy="800100"/>
                      </a:xfrm>
                      <a:prstGeom prst="rect">
                        <a:avLst/>
                      </a:prstGeom>
                      <a:noFill/>
                    </pic:spPr>
                  </pic:pic>
                </a:graphicData>
              </a:graphic>
            </wp:anchor>
          </w:drawing>
        </w:r>
      </w:ins>
      <w:ins w:id="1532" w:author="TUNQUI Carla (ctunqui)" w:date="2014-08-19T15:17:00Z">
        <w:r w:rsidR="00305757" w:rsidRPr="00305757">
          <w:rPr>
            <w:b/>
            <w:sz w:val="22"/>
            <w:szCs w:val="23"/>
            <w:rPrChange w:id="1533" w:author="TUNQUI Carla (ctunqui)" w:date="2014-08-19T15:19:00Z">
              <w:rPr>
                <w:color w:val="0000FF"/>
                <w:sz w:val="22"/>
                <w:szCs w:val="23"/>
                <w:u w:val="single"/>
              </w:rPr>
            </w:rPrChange>
          </w:rPr>
          <w:t>SVN</w:t>
        </w:r>
      </w:ins>
    </w:p>
    <w:p w:rsidR="00000000" w:rsidRDefault="007F72A8">
      <w:pPr>
        <w:spacing w:before="0" w:after="0" w:line="360" w:lineRule="auto"/>
        <w:jc w:val="left"/>
        <w:rPr>
          <w:del w:id="1534" w:author="TUNQUI Carla (ctunqui)" w:date="2014-08-19T15:20:00Z"/>
          <w:sz w:val="22"/>
          <w:szCs w:val="23"/>
        </w:rPr>
        <w:pPrChange w:id="1535" w:author="TUNQUI Carla (ctunqui)" w:date="2014-08-19T15:19:00Z">
          <w:pPr>
            <w:spacing w:before="0" w:after="0" w:line="360" w:lineRule="auto"/>
          </w:pPr>
        </w:pPrChange>
      </w:pPr>
      <w:ins w:id="1536" w:author="TUNQUI Carla (ctunqui)" w:date="2014-08-19T15:17:00Z">
        <w:r>
          <w:rPr>
            <w:sz w:val="22"/>
            <w:szCs w:val="23"/>
          </w:rPr>
          <w:lastRenderedPageBreak/>
          <w:t>Subversion est un outil de gestion de versions open source basé sur le principe du dépôt centralisé et unique</w:t>
        </w:r>
      </w:ins>
      <w:ins w:id="1537" w:author="TUNQUI Carla (ctunqui)" w:date="2014-08-19T15:18:00Z">
        <w:r>
          <w:rPr>
            <w:sz w:val="22"/>
            <w:szCs w:val="23"/>
          </w:rPr>
          <w:t xml:space="preserve"> (fonctionnement pareil à un système de fichiers). C’est un logiciel libre distribué sous licence Apache</w:t>
        </w:r>
      </w:ins>
      <w:ins w:id="1538" w:author="TUNQUI Carla (ctunqui)" w:date="2014-08-19T15:19:00Z">
        <w:r>
          <w:rPr>
            <w:sz w:val="22"/>
            <w:szCs w:val="23"/>
          </w:rPr>
          <w:t>/BSD.</w:t>
        </w:r>
      </w:ins>
    </w:p>
    <w:p w:rsidR="00C01208" w:rsidRPr="0067215B" w:rsidRDefault="00C01208" w:rsidP="0067215B">
      <w:pPr>
        <w:spacing w:before="0" w:after="0" w:line="360" w:lineRule="auto"/>
        <w:rPr>
          <w:ins w:id="1539" w:author="TUNQUI Carla (ctunqui)" w:date="2014-08-19T15:29:00Z"/>
          <w:sz w:val="22"/>
          <w:szCs w:val="23"/>
        </w:rPr>
      </w:pPr>
    </w:p>
    <w:p w:rsidR="00C34C0B" w:rsidRPr="0067215B" w:rsidDel="007F72A8" w:rsidRDefault="00C34C0B" w:rsidP="007F72A8">
      <w:pPr>
        <w:spacing w:before="0" w:after="0" w:line="360" w:lineRule="auto"/>
        <w:rPr>
          <w:del w:id="1540" w:author="TUNQUI Carla (ctunqui)" w:date="2014-08-19T15:19:00Z"/>
          <w:sz w:val="22"/>
          <w:szCs w:val="23"/>
        </w:rPr>
      </w:pPr>
    </w:p>
    <w:p w:rsidR="00000000" w:rsidRDefault="00625D7C">
      <w:pPr>
        <w:spacing w:before="0" w:after="0" w:line="360" w:lineRule="auto"/>
        <w:jc w:val="left"/>
        <w:rPr>
          <w:sz w:val="22"/>
          <w:szCs w:val="23"/>
        </w:rPr>
        <w:pPrChange w:id="1541" w:author="TUNQUI Carla (ctunqui)" w:date="2014-08-19T15:19:00Z">
          <w:pPr>
            <w:spacing w:before="0" w:after="0" w:line="360" w:lineRule="auto"/>
          </w:pPr>
        </w:pPrChange>
      </w:pPr>
    </w:p>
    <w:p w:rsidR="0067215B" w:rsidRPr="0067215B" w:rsidRDefault="00C34C0B" w:rsidP="0067215B">
      <w:pPr>
        <w:spacing w:before="0" w:after="0" w:line="360" w:lineRule="auto"/>
        <w:rPr>
          <w:b/>
          <w:sz w:val="22"/>
          <w:szCs w:val="23"/>
        </w:rPr>
      </w:pPr>
      <w:r>
        <w:rPr>
          <w:b/>
          <w:noProof/>
          <w:sz w:val="22"/>
          <w:szCs w:val="23"/>
        </w:rPr>
        <w:drawing>
          <wp:anchor distT="0" distB="0" distL="114300" distR="114300" simplePos="0" relativeHeight="251670528" behindDoc="0" locked="0" layoutInCell="1" allowOverlap="1">
            <wp:simplePos x="0" y="0"/>
            <wp:positionH relativeFrom="column">
              <wp:posOffset>-48895</wp:posOffset>
            </wp:positionH>
            <wp:positionV relativeFrom="paragraph">
              <wp:posOffset>31750</wp:posOffset>
            </wp:positionV>
            <wp:extent cx="1500505" cy="571500"/>
            <wp:effectExtent l="19050" t="0" r="4445" b="0"/>
            <wp:wrapSquare wrapText="bothSides"/>
            <wp:docPr id="20" name="Image 7" descr="http://bienabee.com/images/Products/HP_Quality_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enabee.com/images/Products/HP_Quality_Center.jpg"/>
                    <pic:cNvPicPr>
                      <a:picLocks noChangeAspect="1" noChangeArrowheads="1"/>
                    </pic:cNvPicPr>
                  </pic:nvPicPr>
                  <pic:blipFill>
                    <a:blip r:embed="rId31" r:link="rId32" cstate="print"/>
                    <a:srcRect/>
                    <a:stretch>
                      <a:fillRect/>
                    </a:stretch>
                  </pic:blipFill>
                  <pic:spPr bwMode="auto">
                    <a:xfrm>
                      <a:off x="0" y="0"/>
                      <a:ext cx="1500505" cy="571500"/>
                    </a:xfrm>
                    <a:prstGeom prst="rect">
                      <a:avLst/>
                    </a:prstGeom>
                    <a:noFill/>
                    <a:ln w="9525">
                      <a:noFill/>
                      <a:miter lim="800000"/>
                      <a:headEnd/>
                      <a:tailEnd/>
                    </a:ln>
                  </pic:spPr>
                </pic:pic>
              </a:graphicData>
            </a:graphic>
          </wp:anchor>
        </w:drawing>
      </w:r>
      <w:r w:rsidR="0067215B" w:rsidRPr="0067215B">
        <w:rPr>
          <w:b/>
          <w:sz w:val="22"/>
          <w:szCs w:val="23"/>
        </w:rPr>
        <w:t>HP Quality Center</w:t>
      </w:r>
    </w:p>
    <w:p w:rsidR="007F72A8" w:rsidRDefault="0067215B" w:rsidP="0067215B">
      <w:pPr>
        <w:spacing w:before="0" w:after="0" w:line="360" w:lineRule="auto"/>
        <w:rPr>
          <w:sz w:val="22"/>
          <w:szCs w:val="23"/>
        </w:rPr>
      </w:pPr>
      <w:r w:rsidRPr="0067215B">
        <w:rPr>
          <w:sz w:val="22"/>
          <w:szCs w:val="23"/>
        </w:rPr>
        <w:t>HP Quality Center est un logiciel de gestion de la qualité offerte par la HP Software Division de Hewlett-Packard. Quality Center offre l’assurance de la qualité de logiciels, y compris la gestion des exigences, gestion des tests et procédures de test pour les environnements informatiques et applicatifs.</w:t>
      </w:r>
    </w:p>
    <w:p w:rsidR="00FB0787" w:rsidRDefault="00FB0787" w:rsidP="0067215B">
      <w:pPr>
        <w:spacing w:before="0" w:after="0" w:line="360" w:lineRule="auto"/>
        <w:rPr>
          <w:ins w:id="1542" w:author="TUNQUI Carla (ctunqui)" w:date="2014-08-19T15:30:00Z"/>
          <w:sz w:val="22"/>
          <w:szCs w:val="23"/>
        </w:rPr>
      </w:pPr>
    </w:p>
    <w:p w:rsidR="00C01208" w:rsidRDefault="00C01208" w:rsidP="0067215B">
      <w:pPr>
        <w:spacing w:before="0" w:after="0" w:line="360" w:lineRule="auto"/>
        <w:rPr>
          <w:ins w:id="1543" w:author="TUNQUI Carla (ctunqui)" w:date="2014-08-19T15:30:00Z"/>
          <w:sz w:val="22"/>
          <w:szCs w:val="23"/>
        </w:rPr>
      </w:pPr>
    </w:p>
    <w:p w:rsidR="00C01208" w:rsidRDefault="00C01208" w:rsidP="0067215B">
      <w:pPr>
        <w:spacing w:before="0" w:after="0" w:line="360" w:lineRule="auto"/>
        <w:rPr>
          <w:sz w:val="22"/>
          <w:szCs w:val="23"/>
        </w:rPr>
      </w:pPr>
    </w:p>
    <w:p w:rsidR="00384F47" w:rsidRPr="00384F47" w:rsidRDefault="00C34C0B" w:rsidP="0067215B">
      <w:pPr>
        <w:spacing w:before="0" w:after="0" w:line="360" w:lineRule="auto"/>
        <w:rPr>
          <w:b/>
          <w:sz w:val="22"/>
          <w:szCs w:val="23"/>
        </w:rPr>
      </w:pPr>
      <w:r>
        <w:rPr>
          <w:b/>
          <w:noProof/>
          <w:sz w:val="22"/>
          <w:szCs w:val="23"/>
        </w:rPr>
        <w:drawing>
          <wp:anchor distT="0" distB="0" distL="114300" distR="114300" simplePos="0" relativeHeight="251684864" behindDoc="0" locked="0" layoutInCell="1" allowOverlap="1">
            <wp:simplePos x="0" y="0"/>
            <wp:positionH relativeFrom="column">
              <wp:posOffset>22860</wp:posOffset>
            </wp:positionH>
            <wp:positionV relativeFrom="paragraph">
              <wp:posOffset>-4445</wp:posOffset>
            </wp:positionV>
            <wp:extent cx="1524000" cy="552450"/>
            <wp:effectExtent l="19050" t="0" r="0" b="0"/>
            <wp:wrapSquare wrapText="bothSides"/>
            <wp:docPr id="21" name="Image 4" descr="soapU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apUI logo"/>
                    <pic:cNvPicPr>
                      <a:picLocks noChangeAspect="1" noChangeArrowheads="1"/>
                    </pic:cNvPicPr>
                  </pic:nvPicPr>
                  <pic:blipFill>
                    <a:blip r:embed="rId33" cstate="print"/>
                    <a:srcRect/>
                    <a:stretch>
                      <a:fillRect/>
                    </a:stretch>
                  </pic:blipFill>
                  <pic:spPr bwMode="auto">
                    <a:xfrm>
                      <a:off x="0" y="0"/>
                      <a:ext cx="1524000" cy="552450"/>
                    </a:xfrm>
                    <a:prstGeom prst="rect">
                      <a:avLst/>
                    </a:prstGeom>
                    <a:noFill/>
                    <a:ln w="9525">
                      <a:noFill/>
                      <a:miter lim="800000"/>
                      <a:headEnd/>
                      <a:tailEnd/>
                    </a:ln>
                  </pic:spPr>
                </pic:pic>
              </a:graphicData>
            </a:graphic>
          </wp:anchor>
        </w:drawing>
      </w:r>
      <w:r w:rsidR="00384F47" w:rsidRPr="00384F47">
        <w:rPr>
          <w:b/>
          <w:sz w:val="22"/>
          <w:szCs w:val="23"/>
        </w:rPr>
        <w:t>SoapUI</w:t>
      </w:r>
    </w:p>
    <w:p w:rsidR="0071610F" w:rsidRDefault="00384F47" w:rsidP="0067215B">
      <w:pPr>
        <w:spacing w:before="0" w:after="0" w:line="360" w:lineRule="auto"/>
        <w:rPr>
          <w:sz w:val="22"/>
          <w:szCs w:val="23"/>
        </w:rPr>
      </w:pPr>
      <w:r w:rsidRPr="00384F47">
        <w:rPr>
          <w:sz w:val="22"/>
          <w:szCs w:val="23"/>
        </w:rPr>
        <w:t>SoapUI est une application open source permettant le test de web service dans une architecture orientée services (SOA). Ses fonctionnalités incluent l'inspection des web service, l'invocation, le développement, la simulation, le mocking, les tests fonctionnels, les tests de charge et de conformité.</w:t>
      </w:r>
    </w:p>
    <w:p w:rsidR="00D52BB6" w:rsidRPr="00971A8B" w:rsidRDefault="00D52BB6" w:rsidP="0067215B">
      <w:pPr>
        <w:spacing w:before="0" w:after="0" w:line="360" w:lineRule="auto"/>
        <w:rPr>
          <w:sz w:val="22"/>
          <w:szCs w:val="23"/>
        </w:rPr>
      </w:pPr>
    </w:p>
    <w:p w:rsidR="00DA3CD3" w:rsidRDefault="00AF62DA" w:rsidP="0067215B">
      <w:pPr>
        <w:pStyle w:val="Titre2"/>
        <w:spacing w:after="0" w:line="360" w:lineRule="auto"/>
        <w:rPr>
          <w:ins w:id="1544" w:author="TUNQUI Carla (ctunqui)" w:date="2014-08-19T15:37:00Z"/>
        </w:rPr>
      </w:pPr>
      <w:bookmarkStart w:id="1545" w:name="_Toc396225603"/>
      <w:r>
        <w:t>Travail RÉ</w:t>
      </w:r>
      <w:r w:rsidR="00407E83">
        <w:t>alis</w:t>
      </w:r>
      <w:r>
        <w:t>É</w:t>
      </w:r>
      <w:bookmarkEnd w:id="1545"/>
    </w:p>
    <w:p w:rsidR="00000000" w:rsidRDefault="00625D7C">
      <w:pPr>
        <w:pPrChange w:id="1546" w:author="TUNQUI Carla (ctunqui)" w:date="2014-08-19T15:37:00Z">
          <w:pPr>
            <w:pStyle w:val="Titre2"/>
            <w:spacing w:after="0" w:line="360" w:lineRule="auto"/>
          </w:pPr>
        </w:pPrChange>
      </w:pPr>
    </w:p>
    <w:p w:rsidR="00000000" w:rsidRDefault="00407E83">
      <w:pPr>
        <w:pStyle w:val="Titre3"/>
        <w:spacing w:before="0" w:after="0" w:line="360" w:lineRule="auto"/>
        <w:pPrChange w:id="1547" w:author="TUNQUI Carla (ctunqui)" w:date="2014-08-19T15:49:00Z">
          <w:pPr>
            <w:pStyle w:val="Titre3"/>
            <w:spacing w:line="360" w:lineRule="auto"/>
          </w:pPr>
        </w:pPrChange>
      </w:pPr>
      <w:bookmarkStart w:id="1548" w:name="_Toc396225604"/>
      <w:r>
        <w:t>Analyse des composants existants</w:t>
      </w:r>
      <w:bookmarkEnd w:id="1548"/>
    </w:p>
    <w:p w:rsidR="00000000" w:rsidRDefault="00625D7C">
      <w:pPr>
        <w:spacing w:before="0" w:after="0" w:line="360" w:lineRule="auto"/>
        <w:rPr>
          <w:ins w:id="1549" w:author="TUNQUI Carla (ctunqui)" w:date="2014-08-19T15:37:00Z"/>
          <w:sz w:val="22"/>
        </w:rPr>
        <w:pPrChange w:id="1550" w:author="TUNQUI Carla (ctunqui)" w:date="2014-08-19T15:49:00Z">
          <w:pPr>
            <w:spacing w:line="360" w:lineRule="auto"/>
          </w:pPr>
        </w:pPrChange>
      </w:pPr>
    </w:p>
    <w:p w:rsidR="00000000" w:rsidRDefault="008F1339">
      <w:pPr>
        <w:spacing w:before="0" w:after="0" w:line="360" w:lineRule="auto"/>
        <w:rPr>
          <w:sz w:val="22"/>
        </w:rPr>
        <w:pPrChange w:id="1551" w:author="TUNQUI Carla (ctunqui)" w:date="2014-08-19T15:49:00Z">
          <w:pPr>
            <w:spacing w:line="360" w:lineRule="auto"/>
          </w:pPr>
        </w:pPrChange>
      </w:pPr>
      <w:r>
        <w:rPr>
          <w:sz w:val="22"/>
        </w:rPr>
        <w:t>Lors de mon arrivée, u</w:t>
      </w:r>
      <w:r w:rsidR="006E21B4" w:rsidRPr="006E21B4">
        <w:rPr>
          <w:sz w:val="22"/>
        </w:rPr>
        <w:t xml:space="preserve">ne formation a été mise en œuvre afin </w:t>
      </w:r>
      <w:r w:rsidR="00436604">
        <w:rPr>
          <w:sz w:val="22"/>
        </w:rPr>
        <w:t xml:space="preserve">que je me </w:t>
      </w:r>
      <w:r w:rsidR="006E21B4" w:rsidRPr="006E21B4">
        <w:rPr>
          <w:sz w:val="22"/>
        </w:rPr>
        <w:t>familiarise avec l’environnement fonctionnel et technique du projet</w:t>
      </w:r>
      <w:r w:rsidR="00503A81">
        <w:rPr>
          <w:sz w:val="22"/>
        </w:rPr>
        <w:t>, spécifiquement de l’application MyMT</w:t>
      </w:r>
      <w:r w:rsidR="006E21B4" w:rsidRPr="006E21B4">
        <w:rPr>
          <w:sz w:val="22"/>
        </w:rPr>
        <w:t xml:space="preserve">. </w:t>
      </w:r>
      <w:r w:rsidR="0079726C">
        <w:rPr>
          <w:sz w:val="22"/>
        </w:rPr>
        <w:t>L</w:t>
      </w:r>
      <w:r w:rsidR="006E21B4" w:rsidRPr="006E21B4">
        <w:rPr>
          <w:sz w:val="22"/>
        </w:rPr>
        <w:t xml:space="preserve">a formation théorique </w:t>
      </w:r>
      <w:r w:rsidR="0079726C">
        <w:rPr>
          <w:sz w:val="22"/>
        </w:rPr>
        <w:t xml:space="preserve">s’est </w:t>
      </w:r>
      <w:r w:rsidR="006E21B4" w:rsidRPr="006E21B4">
        <w:rPr>
          <w:sz w:val="22"/>
        </w:rPr>
        <w:t xml:space="preserve">basée sur les dossiers d’architectures et des spécifications de l’application. </w:t>
      </w:r>
      <w:r w:rsidR="001446E8">
        <w:rPr>
          <w:sz w:val="22"/>
        </w:rPr>
        <w:t>A</w:t>
      </w:r>
      <w:r w:rsidR="006E21B4" w:rsidRPr="006E21B4">
        <w:rPr>
          <w:sz w:val="22"/>
        </w:rPr>
        <w:t xml:space="preserve">vec </w:t>
      </w:r>
      <w:r w:rsidR="00095D44">
        <w:rPr>
          <w:sz w:val="22"/>
        </w:rPr>
        <w:t>l’aide</w:t>
      </w:r>
      <w:r w:rsidR="00095D44" w:rsidRPr="006E21B4">
        <w:rPr>
          <w:sz w:val="22"/>
        </w:rPr>
        <w:t xml:space="preserve"> </w:t>
      </w:r>
      <w:r>
        <w:rPr>
          <w:sz w:val="22"/>
        </w:rPr>
        <w:t>du responsable de l’application MyMT</w:t>
      </w:r>
      <w:r w:rsidR="006E21B4" w:rsidRPr="006E21B4">
        <w:rPr>
          <w:sz w:val="22"/>
        </w:rPr>
        <w:t xml:space="preserve">, son but était de comprendre le contexte et les subtilités sur le plan fonctionnel du projet. </w:t>
      </w:r>
    </w:p>
    <w:p w:rsidR="006E21B4" w:rsidRPr="006E21B4" w:rsidRDefault="006E21B4" w:rsidP="00715DBD">
      <w:pPr>
        <w:spacing w:line="360" w:lineRule="auto"/>
        <w:rPr>
          <w:sz w:val="22"/>
        </w:rPr>
      </w:pPr>
      <w:r w:rsidRPr="006E21B4">
        <w:rPr>
          <w:sz w:val="22"/>
        </w:rPr>
        <w:t xml:space="preserve">L’installation de l’environnement de développement </w:t>
      </w:r>
      <w:r w:rsidR="003E3C7C">
        <w:rPr>
          <w:sz w:val="22"/>
        </w:rPr>
        <w:t xml:space="preserve">a été réalisée </w:t>
      </w:r>
      <w:r w:rsidRPr="006E21B4">
        <w:rPr>
          <w:sz w:val="22"/>
        </w:rPr>
        <w:t>suivant un manuel à disposition</w:t>
      </w:r>
      <w:r w:rsidR="003E3C7C">
        <w:rPr>
          <w:sz w:val="22"/>
        </w:rPr>
        <w:t xml:space="preserve"> des nouveaux arrivants sur le projet </w:t>
      </w:r>
      <w:r w:rsidR="007D0A74">
        <w:rPr>
          <w:sz w:val="22"/>
        </w:rPr>
        <w:t>M</w:t>
      </w:r>
      <w:r w:rsidR="003E3C7C">
        <w:rPr>
          <w:sz w:val="22"/>
        </w:rPr>
        <w:t>yMT</w:t>
      </w:r>
      <w:r w:rsidRPr="006E21B4">
        <w:rPr>
          <w:sz w:val="22"/>
        </w:rPr>
        <w:t>.</w:t>
      </w:r>
    </w:p>
    <w:p w:rsidR="0083252C" w:rsidRDefault="0083252C" w:rsidP="00715DBD">
      <w:pPr>
        <w:spacing w:line="360" w:lineRule="auto"/>
        <w:rPr>
          <w:rFonts w:cs="Arial"/>
          <w:szCs w:val="24"/>
        </w:rPr>
      </w:pPr>
    </w:p>
    <w:p w:rsidR="00DA3CD3" w:rsidRPr="008D69B3" w:rsidRDefault="00943DE3" w:rsidP="00715DBD">
      <w:pPr>
        <w:spacing w:line="360" w:lineRule="auto"/>
        <w:rPr>
          <w:rFonts w:cs="Arial"/>
          <w:sz w:val="22"/>
          <w:szCs w:val="24"/>
        </w:rPr>
      </w:pPr>
      <w:r>
        <w:rPr>
          <w:rFonts w:cs="Arial"/>
          <w:sz w:val="22"/>
          <w:szCs w:val="24"/>
        </w:rPr>
        <w:t>Dans un premier temps, j</w:t>
      </w:r>
      <w:r w:rsidR="004B599A" w:rsidRPr="004B599A">
        <w:rPr>
          <w:rFonts w:cs="Arial"/>
          <w:sz w:val="22"/>
          <w:szCs w:val="24"/>
        </w:rPr>
        <w:t xml:space="preserve">’ai effectué une étude et une analyse de l’application MyMT développée par l’équipe. Au début de projet j’ai </w:t>
      </w:r>
      <w:r w:rsidR="00472ABC">
        <w:rPr>
          <w:rFonts w:cs="Arial"/>
          <w:sz w:val="22"/>
          <w:szCs w:val="24"/>
        </w:rPr>
        <w:t xml:space="preserve">relu </w:t>
      </w:r>
      <w:r w:rsidR="004B599A" w:rsidRPr="004B599A">
        <w:rPr>
          <w:rFonts w:cs="Arial"/>
          <w:sz w:val="22"/>
          <w:szCs w:val="24"/>
        </w:rPr>
        <w:t xml:space="preserve">la documentation ainsi que le code source de la version de </w:t>
      </w:r>
      <w:r w:rsidR="004B599A" w:rsidRPr="004B599A">
        <w:rPr>
          <w:rFonts w:cs="Arial"/>
          <w:sz w:val="22"/>
          <w:szCs w:val="24"/>
        </w:rPr>
        <w:lastRenderedPageBreak/>
        <w:t>l’application utilisé</w:t>
      </w:r>
      <w:r w:rsidR="007C083C">
        <w:rPr>
          <w:rFonts w:cs="Arial"/>
          <w:sz w:val="22"/>
          <w:szCs w:val="24"/>
        </w:rPr>
        <w:t>e</w:t>
      </w:r>
      <w:r w:rsidR="004B599A" w:rsidRPr="004B599A">
        <w:rPr>
          <w:rFonts w:cs="Arial"/>
          <w:sz w:val="22"/>
          <w:szCs w:val="24"/>
        </w:rPr>
        <w:t xml:space="preserve"> par Capgemini.</w:t>
      </w:r>
      <w:r w:rsidR="00777695">
        <w:rPr>
          <w:rFonts w:cs="Arial"/>
          <w:sz w:val="22"/>
          <w:szCs w:val="24"/>
        </w:rPr>
        <w:t xml:space="preserve"> </w:t>
      </w:r>
      <w:r w:rsidR="008A3B44">
        <w:rPr>
          <w:rFonts w:cs="Arial"/>
          <w:sz w:val="22"/>
          <w:szCs w:val="24"/>
        </w:rPr>
        <w:t>J</w:t>
      </w:r>
      <w:r w:rsidR="00777695">
        <w:rPr>
          <w:rFonts w:cs="Arial"/>
          <w:sz w:val="22"/>
          <w:szCs w:val="24"/>
        </w:rPr>
        <w:t>’ai du faire une recherche pour comprendre le fonctionnement du framework Struts 2 car l’application MyMT est entièrement développé</w:t>
      </w:r>
      <w:r w:rsidR="00F16331">
        <w:rPr>
          <w:rFonts w:cs="Arial"/>
          <w:sz w:val="22"/>
          <w:szCs w:val="24"/>
        </w:rPr>
        <w:t>e</w:t>
      </w:r>
      <w:r w:rsidR="00777695">
        <w:rPr>
          <w:rFonts w:cs="Arial"/>
          <w:sz w:val="22"/>
          <w:szCs w:val="24"/>
        </w:rPr>
        <w:t xml:space="preserve"> sur ce</w:t>
      </w:r>
      <w:r w:rsidR="00E54A5B">
        <w:rPr>
          <w:rFonts w:cs="Arial"/>
          <w:sz w:val="22"/>
          <w:szCs w:val="24"/>
        </w:rPr>
        <w:t>tte</w:t>
      </w:r>
      <w:r w:rsidR="00777695">
        <w:rPr>
          <w:rFonts w:cs="Arial"/>
          <w:sz w:val="22"/>
          <w:szCs w:val="24"/>
        </w:rPr>
        <w:t xml:space="preserve"> technologie. </w:t>
      </w:r>
    </w:p>
    <w:p w:rsidR="00DA3CD3" w:rsidRPr="008D69B3" w:rsidRDefault="00DA3CD3" w:rsidP="00715DBD">
      <w:pPr>
        <w:spacing w:line="360" w:lineRule="auto"/>
        <w:rPr>
          <w:rFonts w:cs="Arial"/>
          <w:sz w:val="22"/>
          <w:szCs w:val="24"/>
        </w:rPr>
      </w:pPr>
    </w:p>
    <w:p w:rsidR="00DA3CD3" w:rsidRPr="008D69B3" w:rsidRDefault="004B599A" w:rsidP="00715DBD">
      <w:pPr>
        <w:spacing w:line="360" w:lineRule="auto"/>
        <w:rPr>
          <w:rFonts w:cs="Arial"/>
          <w:sz w:val="22"/>
          <w:szCs w:val="24"/>
        </w:rPr>
      </w:pPr>
      <w:r w:rsidRPr="004B599A">
        <w:rPr>
          <w:rFonts w:cs="Arial"/>
          <w:sz w:val="22"/>
          <w:szCs w:val="24"/>
        </w:rPr>
        <w:t xml:space="preserve">Comme vu précédemment, l’application possède plusieurs fonctionnalités, pour cette raison j’avais besoin d’étudier comment fonctionne chaque composant. J’ai également étudié les différentes tables en base de données </w:t>
      </w:r>
      <w:r w:rsidR="00DB54C5">
        <w:rPr>
          <w:rFonts w:cs="Arial"/>
          <w:sz w:val="22"/>
          <w:szCs w:val="24"/>
        </w:rPr>
        <w:t xml:space="preserve">exploitées </w:t>
      </w:r>
      <w:r w:rsidRPr="004B599A">
        <w:rPr>
          <w:rFonts w:cs="Arial"/>
          <w:sz w:val="22"/>
          <w:szCs w:val="24"/>
        </w:rPr>
        <w:t xml:space="preserve">par l’application. </w:t>
      </w:r>
    </w:p>
    <w:p w:rsidR="00DA3CD3" w:rsidRPr="008D69B3" w:rsidRDefault="00DA3CD3" w:rsidP="00715DBD">
      <w:pPr>
        <w:spacing w:line="360" w:lineRule="auto"/>
        <w:rPr>
          <w:rFonts w:cs="Arial"/>
          <w:sz w:val="22"/>
          <w:szCs w:val="24"/>
        </w:rPr>
      </w:pPr>
    </w:p>
    <w:p w:rsidR="00DA3CD3" w:rsidRDefault="004B599A" w:rsidP="00715DBD">
      <w:pPr>
        <w:spacing w:line="360" w:lineRule="auto"/>
        <w:rPr>
          <w:rFonts w:cs="Arial"/>
          <w:sz w:val="22"/>
          <w:szCs w:val="24"/>
        </w:rPr>
      </w:pPr>
      <w:r w:rsidRPr="004B599A">
        <w:rPr>
          <w:rFonts w:cs="Arial"/>
          <w:sz w:val="22"/>
          <w:szCs w:val="24"/>
        </w:rPr>
        <w:t>Grace à ce travail, j’ai eu une meilleure compréhension du fonctionnement de MyMT ce qui m’a permis de connaitre l’ampleur des tâches à r</w:t>
      </w:r>
      <w:r w:rsidR="008F1339">
        <w:rPr>
          <w:rFonts w:cs="Arial"/>
          <w:sz w:val="22"/>
          <w:szCs w:val="24"/>
        </w:rPr>
        <w:t>éaliser pour réussir ce projet.</w:t>
      </w:r>
    </w:p>
    <w:p w:rsidR="004C5524" w:rsidRPr="008D69B3" w:rsidRDefault="004C5524" w:rsidP="00715DBD">
      <w:pPr>
        <w:spacing w:line="360" w:lineRule="auto"/>
        <w:rPr>
          <w:rFonts w:cs="Arial"/>
          <w:sz w:val="22"/>
          <w:szCs w:val="24"/>
        </w:rPr>
      </w:pPr>
    </w:p>
    <w:p w:rsidR="004C5524" w:rsidRDefault="004B599A" w:rsidP="00715DBD">
      <w:pPr>
        <w:spacing w:line="360" w:lineRule="auto"/>
        <w:rPr>
          <w:rFonts w:cs="Arial"/>
          <w:sz w:val="22"/>
          <w:szCs w:val="24"/>
        </w:rPr>
      </w:pPr>
      <w:r w:rsidRPr="004B599A">
        <w:rPr>
          <w:rFonts w:cs="Arial"/>
          <w:sz w:val="22"/>
          <w:szCs w:val="24"/>
        </w:rPr>
        <w:t xml:space="preserve">Après </w:t>
      </w:r>
      <w:r w:rsidR="00CE0927">
        <w:rPr>
          <w:rFonts w:cs="Arial"/>
          <w:sz w:val="22"/>
          <w:szCs w:val="24"/>
        </w:rPr>
        <w:t xml:space="preserve">la formation, </w:t>
      </w:r>
      <w:r w:rsidRPr="004B599A">
        <w:rPr>
          <w:rFonts w:cs="Arial"/>
          <w:sz w:val="22"/>
          <w:szCs w:val="24"/>
        </w:rPr>
        <w:t xml:space="preserve">j’ai pu commencer à faire les validations des versions précédentes de MyMT et aussi corriger les anomalies présentes dans l’application. Ces anomalies ont été trouvées soit par le client dans la phase des tests soit par les membres de l’équipe pendant les tests d’intégration. </w:t>
      </w:r>
    </w:p>
    <w:p w:rsidR="00CE0927" w:rsidRDefault="00CE0927" w:rsidP="00715DBD">
      <w:pPr>
        <w:spacing w:line="360" w:lineRule="auto"/>
        <w:rPr>
          <w:rFonts w:cs="Arial"/>
          <w:sz w:val="22"/>
          <w:szCs w:val="24"/>
        </w:rPr>
      </w:pPr>
    </w:p>
    <w:p w:rsidR="00000000" w:rsidRDefault="0058137B">
      <w:pPr>
        <w:spacing w:before="0" w:line="360" w:lineRule="auto"/>
        <w:rPr>
          <w:rFonts w:cs="Arial"/>
          <w:sz w:val="22"/>
          <w:szCs w:val="24"/>
        </w:rPr>
        <w:pPrChange w:id="1552" w:author="TUNQUI Carla (ctunqui)" w:date="2014-08-19T15:49:00Z">
          <w:pPr>
            <w:spacing w:line="360" w:lineRule="auto"/>
          </w:pPr>
        </w:pPrChange>
      </w:pPr>
      <w:r>
        <w:rPr>
          <w:rFonts w:cs="Arial"/>
          <w:sz w:val="22"/>
          <w:szCs w:val="24"/>
        </w:rPr>
        <w:t xml:space="preserve">Depuis mon arrive </w:t>
      </w:r>
      <w:r w:rsidR="007776C9">
        <w:rPr>
          <w:rFonts w:cs="Arial"/>
          <w:sz w:val="22"/>
          <w:szCs w:val="24"/>
        </w:rPr>
        <w:t xml:space="preserve">sur le </w:t>
      </w:r>
      <w:r>
        <w:rPr>
          <w:rFonts w:cs="Arial"/>
          <w:sz w:val="22"/>
          <w:szCs w:val="24"/>
        </w:rPr>
        <w:t>projet et avant le développement de la version v07.00 de MyMT, l’équipe de travail a livré 6 versions</w:t>
      </w:r>
      <w:r w:rsidR="00671417">
        <w:rPr>
          <w:rFonts w:cs="Arial"/>
          <w:sz w:val="22"/>
          <w:szCs w:val="24"/>
        </w:rPr>
        <w:t xml:space="preserve"> </w:t>
      </w:r>
      <w:r w:rsidR="00671417" w:rsidRPr="00671417">
        <w:rPr>
          <w:rFonts w:cs="Arial"/>
          <w:sz w:val="22"/>
          <w:szCs w:val="24"/>
        </w:rPr>
        <w:t>(MYMT_v06.00.04, v06.00.05, v06.00.06, v06.00.07, v06.00.08, v06.01)</w:t>
      </w:r>
      <w:r>
        <w:rPr>
          <w:rFonts w:cs="Arial"/>
          <w:sz w:val="22"/>
          <w:szCs w:val="24"/>
        </w:rPr>
        <w:t xml:space="preserve"> qui contien</w:t>
      </w:r>
      <w:r w:rsidR="00740A5B">
        <w:rPr>
          <w:rFonts w:cs="Arial"/>
          <w:sz w:val="22"/>
          <w:szCs w:val="24"/>
        </w:rPr>
        <w:t>nent</w:t>
      </w:r>
      <w:r>
        <w:rPr>
          <w:rFonts w:cs="Arial"/>
          <w:sz w:val="22"/>
          <w:szCs w:val="24"/>
        </w:rPr>
        <w:t xml:space="preserve"> les différentes évolutions demandées par le client.</w:t>
      </w:r>
    </w:p>
    <w:p w:rsidR="00000000" w:rsidRDefault="00625D7C">
      <w:pPr>
        <w:spacing w:before="0" w:line="360" w:lineRule="auto"/>
        <w:rPr>
          <w:rFonts w:cs="Arial"/>
          <w:szCs w:val="24"/>
        </w:rPr>
        <w:pPrChange w:id="1553" w:author="TUNQUI Carla (ctunqui)" w:date="2014-08-19T15:49:00Z">
          <w:pPr>
            <w:spacing w:line="360" w:lineRule="auto"/>
          </w:pPr>
        </w:pPrChange>
      </w:pPr>
    </w:p>
    <w:p w:rsidR="00000000" w:rsidRDefault="00AF62DA">
      <w:pPr>
        <w:pStyle w:val="Titre3"/>
        <w:spacing w:before="0" w:line="360" w:lineRule="auto"/>
        <w:pPrChange w:id="1554" w:author="TUNQUI Carla (ctunqui)" w:date="2014-08-19T15:49:00Z">
          <w:pPr>
            <w:pStyle w:val="Titre3"/>
            <w:spacing w:line="360" w:lineRule="auto"/>
          </w:pPr>
        </w:pPrChange>
      </w:pPr>
      <w:bookmarkStart w:id="1555" w:name="_Toc396225605"/>
      <w:r>
        <w:t>É</w:t>
      </w:r>
      <w:r w:rsidR="00407E83">
        <w:t>volutions Version 07.00 de MyMT</w:t>
      </w:r>
      <w:bookmarkEnd w:id="1555"/>
    </w:p>
    <w:p w:rsidR="00000000" w:rsidRDefault="00625D7C">
      <w:pPr>
        <w:spacing w:before="0"/>
        <w:pPrChange w:id="1556" w:author="TUNQUI Carla (ctunqui)" w:date="2014-08-19T15:49:00Z">
          <w:pPr/>
        </w:pPrChange>
      </w:pPr>
    </w:p>
    <w:p w:rsidR="008D2C34" w:rsidRDefault="003135EB" w:rsidP="006B7F57">
      <w:pPr>
        <w:spacing w:line="360" w:lineRule="auto"/>
        <w:rPr>
          <w:sz w:val="22"/>
        </w:rPr>
      </w:pPr>
      <w:r>
        <w:rPr>
          <w:sz w:val="22"/>
        </w:rPr>
        <w:t xml:space="preserve">Le client </w:t>
      </w:r>
      <w:r w:rsidR="000975C4">
        <w:rPr>
          <w:sz w:val="22"/>
        </w:rPr>
        <w:t xml:space="preserve">Monaco Telecom </w:t>
      </w:r>
      <w:r w:rsidR="00A47BFE">
        <w:rPr>
          <w:sz w:val="22"/>
        </w:rPr>
        <w:t xml:space="preserve">a </w:t>
      </w:r>
      <w:r w:rsidR="000975C4">
        <w:rPr>
          <w:sz w:val="22"/>
        </w:rPr>
        <w:t>souhait</w:t>
      </w:r>
      <w:r w:rsidR="00A47BFE">
        <w:rPr>
          <w:sz w:val="22"/>
        </w:rPr>
        <w:t xml:space="preserve">é mettre en place </w:t>
      </w:r>
      <w:r w:rsidR="000975C4">
        <w:rPr>
          <w:sz w:val="22"/>
        </w:rPr>
        <w:t xml:space="preserve">de nouvelles fonctionnalités </w:t>
      </w:r>
      <w:r w:rsidR="006B7F57">
        <w:rPr>
          <w:sz w:val="22"/>
        </w:rPr>
        <w:t xml:space="preserve">sur le système MyMT, ces fonctionnalités sont </w:t>
      </w:r>
      <w:r w:rsidR="00F92DE4">
        <w:rPr>
          <w:sz w:val="22"/>
        </w:rPr>
        <w:t xml:space="preserve">détaillées </w:t>
      </w:r>
      <w:r w:rsidR="006B7F57">
        <w:rPr>
          <w:sz w:val="22"/>
        </w:rPr>
        <w:t>dans l’expression de besoin du client et elles sont les suivantes :</w:t>
      </w:r>
    </w:p>
    <w:p w:rsidR="000975C4" w:rsidRPr="006B7F57" w:rsidRDefault="000975C4" w:rsidP="00291F26">
      <w:pPr>
        <w:pStyle w:val="Paragraphedeliste"/>
        <w:numPr>
          <w:ilvl w:val="0"/>
          <w:numId w:val="22"/>
        </w:numPr>
        <w:spacing w:line="360" w:lineRule="auto"/>
        <w:rPr>
          <w:sz w:val="22"/>
        </w:rPr>
      </w:pPr>
      <w:r w:rsidRPr="006B7F57">
        <w:rPr>
          <w:sz w:val="22"/>
        </w:rPr>
        <w:t>Gestion des trois numéros illimités,</w:t>
      </w:r>
    </w:p>
    <w:p w:rsidR="000975C4" w:rsidRPr="000975C4" w:rsidRDefault="000975C4" w:rsidP="000975C4">
      <w:pPr>
        <w:numPr>
          <w:ilvl w:val="0"/>
          <w:numId w:val="7"/>
        </w:numPr>
        <w:spacing w:line="360" w:lineRule="auto"/>
        <w:rPr>
          <w:sz w:val="22"/>
        </w:rPr>
      </w:pPr>
      <w:r w:rsidRPr="000975C4">
        <w:rPr>
          <w:sz w:val="22"/>
        </w:rPr>
        <w:t>Récupération des contrats PDF dans l’historique des commandes,</w:t>
      </w:r>
    </w:p>
    <w:p w:rsidR="000975C4" w:rsidRDefault="00255405" w:rsidP="000975C4">
      <w:pPr>
        <w:numPr>
          <w:ilvl w:val="0"/>
          <w:numId w:val="7"/>
        </w:numPr>
        <w:spacing w:line="360" w:lineRule="auto"/>
        <w:rPr>
          <w:sz w:val="22"/>
        </w:rPr>
      </w:pPr>
      <w:r>
        <w:rPr>
          <w:sz w:val="22"/>
        </w:rPr>
        <w:t>Ajout de s</w:t>
      </w:r>
      <w:r w:rsidR="000975C4" w:rsidRPr="000975C4">
        <w:rPr>
          <w:sz w:val="22"/>
        </w:rPr>
        <w:t>tatistiques d’utilisation,</w:t>
      </w:r>
    </w:p>
    <w:p w:rsidR="000975C4" w:rsidRDefault="000975C4" w:rsidP="00986AD2">
      <w:pPr>
        <w:numPr>
          <w:ilvl w:val="0"/>
          <w:numId w:val="7"/>
        </w:numPr>
        <w:spacing w:line="360" w:lineRule="auto"/>
        <w:rPr>
          <w:sz w:val="22"/>
        </w:rPr>
      </w:pPr>
      <w:r w:rsidRPr="000975C4">
        <w:rPr>
          <w:sz w:val="22"/>
        </w:rPr>
        <w:t>Amélioration de l’expérience utilisateur.</w:t>
      </w:r>
    </w:p>
    <w:p w:rsidR="00384F47" w:rsidRDefault="00384F47" w:rsidP="00FA6907">
      <w:pPr>
        <w:spacing w:line="360" w:lineRule="auto"/>
        <w:rPr>
          <w:sz w:val="22"/>
        </w:rPr>
      </w:pPr>
    </w:p>
    <w:p w:rsidR="00BD1E60" w:rsidRDefault="00AB360A" w:rsidP="00FA6907">
      <w:pPr>
        <w:spacing w:line="360" w:lineRule="auto"/>
        <w:rPr>
          <w:sz w:val="22"/>
        </w:rPr>
      </w:pPr>
      <w:r>
        <w:rPr>
          <w:sz w:val="22"/>
        </w:rPr>
        <w:t>J’ai eu l’opportunité de rédiger une partie des spécifications fonctionnelles des évolutions de la version 07.00.00, ce qui m’a fait mieux comprendre ce qui le client voulait comme nouvelle</w:t>
      </w:r>
      <w:r w:rsidR="003073A1">
        <w:rPr>
          <w:sz w:val="22"/>
        </w:rPr>
        <w:t>s</w:t>
      </w:r>
      <w:r>
        <w:rPr>
          <w:sz w:val="22"/>
        </w:rPr>
        <w:t xml:space="preserve"> fonctionnalité</w:t>
      </w:r>
      <w:r w:rsidR="003073A1">
        <w:rPr>
          <w:sz w:val="22"/>
        </w:rPr>
        <w:t>s</w:t>
      </w:r>
      <w:r>
        <w:rPr>
          <w:sz w:val="22"/>
        </w:rPr>
        <w:t xml:space="preserve">. </w:t>
      </w:r>
    </w:p>
    <w:p w:rsidR="00BD1E60" w:rsidRDefault="00BD1E60" w:rsidP="00FA6907">
      <w:pPr>
        <w:spacing w:line="360" w:lineRule="auto"/>
        <w:rPr>
          <w:sz w:val="22"/>
        </w:rPr>
      </w:pPr>
      <w:r w:rsidRPr="00BD1E60">
        <w:rPr>
          <w:sz w:val="22"/>
        </w:rPr>
        <w:t xml:space="preserve">Pour cette </w:t>
      </w:r>
      <w:r>
        <w:rPr>
          <w:sz w:val="22"/>
        </w:rPr>
        <w:t>tache</w:t>
      </w:r>
      <w:r w:rsidRPr="00BD1E60">
        <w:rPr>
          <w:sz w:val="22"/>
        </w:rPr>
        <w:t xml:space="preserve">, j'ai </w:t>
      </w:r>
      <w:r>
        <w:rPr>
          <w:sz w:val="22"/>
        </w:rPr>
        <w:t>du lire les expressions des</w:t>
      </w:r>
      <w:r w:rsidRPr="00BD1E60">
        <w:rPr>
          <w:sz w:val="22"/>
        </w:rPr>
        <w:t xml:space="preserve"> besoins du client</w:t>
      </w:r>
      <w:r>
        <w:rPr>
          <w:sz w:val="22"/>
        </w:rPr>
        <w:t xml:space="preserve"> et avec le responsable de MyMT, nous avons partagé ce que nous avons compris. C’était une opportunité pour partage</w:t>
      </w:r>
      <w:r w:rsidR="00D85AED">
        <w:rPr>
          <w:sz w:val="22"/>
        </w:rPr>
        <w:t xml:space="preserve">r nos </w:t>
      </w:r>
      <w:r w:rsidR="00D85AED">
        <w:rPr>
          <w:sz w:val="22"/>
        </w:rPr>
        <w:lastRenderedPageBreak/>
        <w:t xml:space="preserve">idées et les discuter pour bien exprimer les évolutions demandées par le client et bien faire les spécifications fonctionnelles. Une fois que les spécifications ont été approuvées par l’équipe, elles ont été envoyées au client pour qu’il puisse les valider et </w:t>
      </w:r>
      <w:r w:rsidR="00562B47">
        <w:rPr>
          <w:sz w:val="22"/>
        </w:rPr>
        <w:t xml:space="preserve">que </w:t>
      </w:r>
      <w:r w:rsidR="00D85AED">
        <w:rPr>
          <w:sz w:val="22"/>
        </w:rPr>
        <w:t>le développement</w:t>
      </w:r>
      <w:r w:rsidR="00562B47">
        <w:rPr>
          <w:sz w:val="22"/>
        </w:rPr>
        <w:t xml:space="preserve"> commence</w:t>
      </w:r>
      <w:r w:rsidR="00D85AED">
        <w:rPr>
          <w:sz w:val="22"/>
        </w:rPr>
        <w:t>.</w:t>
      </w:r>
    </w:p>
    <w:p w:rsidR="00BD1E60" w:rsidRDefault="00BD1E60" w:rsidP="00FA6907">
      <w:pPr>
        <w:spacing w:line="360" w:lineRule="auto"/>
        <w:rPr>
          <w:sz w:val="22"/>
        </w:rPr>
      </w:pPr>
    </w:p>
    <w:p w:rsidR="005B2A8A" w:rsidRDefault="00AB360A" w:rsidP="00FA6907">
      <w:pPr>
        <w:spacing w:line="360" w:lineRule="auto"/>
        <w:rPr>
          <w:sz w:val="22"/>
        </w:rPr>
      </w:pPr>
      <w:r>
        <w:rPr>
          <w:sz w:val="22"/>
        </w:rPr>
        <w:t>De la m</w:t>
      </w:r>
      <w:r w:rsidR="005B2A8A">
        <w:rPr>
          <w:sz w:val="22"/>
        </w:rPr>
        <w:t>ême façon</w:t>
      </w:r>
      <w:r w:rsidR="00CF6DCF">
        <w:rPr>
          <w:sz w:val="22"/>
        </w:rPr>
        <w:t xml:space="preserve">, </w:t>
      </w:r>
      <w:r w:rsidR="005B2A8A">
        <w:rPr>
          <w:sz w:val="22"/>
        </w:rPr>
        <w:t>pour réaliser les nouvelles évolutions j’ai du faire plus de recherche sur le Framework Struts, les JavaServer Pages (JSP) et jQuery</w:t>
      </w:r>
      <w:r w:rsidR="00B94589">
        <w:rPr>
          <w:sz w:val="22"/>
        </w:rPr>
        <w:t xml:space="preserve">, car ces évolutions étaient </w:t>
      </w:r>
      <w:r w:rsidR="009D1FEB">
        <w:rPr>
          <w:sz w:val="22"/>
        </w:rPr>
        <w:t>plus compliquées</w:t>
      </w:r>
      <w:r w:rsidR="00B94589">
        <w:rPr>
          <w:sz w:val="22"/>
        </w:rPr>
        <w:t xml:space="preserve"> que les corrections faites les premières semaines de mon stage</w:t>
      </w:r>
      <w:r w:rsidR="005D12EE">
        <w:rPr>
          <w:sz w:val="22"/>
        </w:rPr>
        <w:t>.</w:t>
      </w:r>
      <w:r w:rsidR="00B94589">
        <w:rPr>
          <w:sz w:val="22"/>
        </w:rPr>
        <w:t xml:space="preserve"> </w:t>
      </w:r>
      <w:r w:rsidR="005D12EE">
        <w:rPr>
          <w:sz w:val="22"/>
        </w:rPr>
        <w:t xml:space="preserve">Cela m’a permis d’en apprendre </w:t>
      </w:r>
      <w:r w:rsidR="007B5935">
        <w:rPr>
          <w:sz w:val="22"/>
        </w:rPr>
        <w:t>plus</w:t>
      </w:r>
      <w:r w:rsidR="00B94589">
        <w:rPr>
          <w:sz w:val="22"/>
        </w:rPr>
        <w:t xml:space="preserve"> sur ces technologies et </w:t>
      </w:r>
      <w:r w:rsidR="007B5935">
        <w:rPr>
          <w:sz w:val="22"/>
        </w:rPr>
        <w:t xml:space="preserve">comment </w:t>
      </w:r>
      <w:r w:rsidR="00B94589">
        <w:rPr>
          <w:sz w:val="22"/>
        </w:rPr>
        <w:t>les utiliser pour obtenir le résultat souhaité.</w:t>
      </w:r>
    </w:p>
    <w:p w:rsidR="00000000" w:rsidRDefault="00625D7C">
      <w:pPr>
        <w:spacing w:before="0" w:after="0" w:line="360" w:lineRule="auto"/>
        <w:rPr>
          <w:sz w:val="22"/>
        </w:rPr>
        <w:pPrChange w:id="1557" w:author="TUNQUI Carla (ctunqui)" w:date="2014-08-19T15:49:00Z">
          <w:pPr>
            <w:spacing w:line="360" w:lineRule="auto"/>
          </w:pPr>
        </w:pPrChange>
      </w:pPr>
    </w:p>
    <w:p w:rsidR="00000000" w:rsidRDefault="00627140">
      <w:pPr>
        <w:pStyle w:val="Titre4"/>
        <w:spacing w:before="0" w:after="0" w:line="360" w:lineRule="auto"/>
        <w:pPrChange w:id="1558" w:author="TUNQUI Carla (ctunqui)" w:date="2014-08-19T15:49:00Z">
          <w:pPr>
            <w:pStyle w:val="Titre4"/>
            <w:spacing w:line="360" w:lineRule="auto"/>
          </w:pPr>
        </w:pPrChange>
      </w:pPr>
      <w:bookmarkStart w:id="1559" w:name="_Toc396225606"/>
      <w:r w:rsidRPr="00627140">
        <w:t>Gestion des trois numéros illimités</w:t>
      </w:r>
      <w:bookmarkEnd w:id="1559"/>
    </w:p>
    <w:p w:rsidR="00000000" w:rsidRDefault="00625D7C">
      <w:pPr>
        <w:spacing w:before="0" w:after="0" w:line="360" w:lineRule="auto"/>
        <w:rPr>
          <w:ins w:id="1560" w:author="TUNQUI Carla (ctunqui)" w:date="2014-08-19T15:37:00Z"/>
          <w:rFonts w:cs="Arial"/>
          <w:sz w:val="22"/>
          <w:szCs w:val="24"/>
        </w:rPr>
        <w:pPrChange w:id="1561" w:author="TUNQUI Carla (ctunqui)" w:date="2014-08-19T15:49:00Z">
          <w:pPr>
            <w:spacing w:line="360" w:lineRule="auto"/>
          </w:pPr>
        </w:pPrChange>
      </w:pPr>
    </w:p>
    <w:p w:rsidR="00000000" w:rsidRDefault="005167C1">
      <w:pPr>
        <w:spacing w:before="0" w:after="0" w:line="360" w:lineRule="auto"/>
        <w:rPr>
          <w:rFonts w:cs="Arial"/>
          <w:sz w:val="22"/>
          <w:szCs w:val="24"/>
        </w:rPr>
        <w:pPrChange w:id="1562" w:author="TUNQUI Carla (ctunqui)" w:date="2014-08-19T15:49:00Z">
          <w:pPr>
            <w:spacing w:line="360" w:lineRule="auto"/>
          </w:pPr>
        </w:pPrChange>
      </w:pPr>
      <w:r w:rsidRPr="005167C1">
        <w:rPr>
          <w:rFonts w:cs="Arial"/>
          <w:sz w:val="22"/>
          <w:szCs w:val="24"/>
        </w:rPr>
        <w:t xml:space="preserve">Monaco Telecom propose sur certaines de ses offres commerciales la possibilité de </w:t>
      </w:r>
      <w:r w:rsidR="00620711">
        <w:rPr>
          <w:rFonts w:cs="Arial"/>
          <w:sz w:val="22"/>
          <w:szCs w:val="24"/>
        </w:rPr>
        <w:t>choisir jusqu’à trois numéros qu’il sera possible d’appeler de façon illimitée.</w:t>
      </w:r>
    </w:p>
    <w:p w:rsidR="00000000" w:rsidRDefault="00625D7C">
      <w:pPr>
        <w:spacing w:before="0" w:after="0"/>
        <w:pPrChange w:id="1563" w:author="TUNQUI Carla (ctunqui)" w:date="2014-08-19T15:49:00Z">
          <w:pPr/>
        </w:pPrChange>
      </w:pPr>
    </w:p>
    <w:p w:rsidR="00DA3CD3" w:rsidRDefault="004B599A" w:rsidP="00715DBD">
      <w:pPr>
        <w:spacing w:line="360" w:lineRule="auto"/>
        <w:rPr>
          <w:rFonts w:cs="Arial"/>
          <w:sz w:val="22"/>
          <w:szCs w:val="24"/>
        </w:rPr>
      </w:pPr>
      <w:r w:rsidRPr="004B599A">
        <w:rPr>
          <w:rFonts w:cs="Arial"/>
          <w:sz w:val="22"/>
          <w:szCs w:val="24"/>
        </w:rPr>
        <w:t>La gestion de trois numéros illimités</w:t>
      </w:r>
      <w:r w:rsidR="00F73F21">
        <w:rPr>
          <w:rFonts w:cs="Arial"/>
          <w:sz w:val="22"/>
          <w:szCs w:val="24"/>
        </w:rPr>
        <w:t xml:space="preserve"> </w:t>
      </w:r>
      <w:r w:rsidR="00C5507A">
        <w:rPr>
          <w:rFonts w:cs="Arial"/>
          <w:sz w:val="22"/>
          <w:szCs w:val="24"/>
        </w:rPr>
        <w:t xml:space="preserve">directement </w:t>
      </w:r>
      <w:r w:rsidR="00F73F21">
        <w:rPr>
          <w:rFonts w:cs="Arial"/>
          <w:sz w:val="22"/>
          <w:szCs w:val="24"/>
        </w:rPr>
        <w:t>par le client</w:t>
      </w:r>
      <w:r w:rsidRPr="004B599A">
        <w:rPr>
          <w:rFonts w:cs="Arial"/>
          <w:sz w:val="22"/>
          <w:szCs w:val="24"/>
        </w:rPr>
        <w:t xml:space="preserve"> n’était pas une fonctionnalité inclus</w:t>
      </w:r>
      <w:r w:rsidR="00EC6C2E">
        <w:rPr>
          <w:rFonts w:cs="Arial"/>
          <w:sz w:val="22"/>
          <w:szCs w:val="24"/>
        </w:rPr>
        <w:t>e</w:t>
      </w:r>
      <w:r w:rsidRPr="004B599A">
        <w:rPr>
          <w:rFonts w:cs="Arial"/>
          <w:sz w:val="22"/>
          <w:szCs w:val="24"/>
        </w:rPr>
        <w:t xml:space="preserve"> dans les versions précédentes de M</w:t>
      </w:r>
      <w:r w:rsidR="009A31FD">
        <w:rPr>
          <w:rFonts w:cs="Arial"/>
          <w:sz w:val="22"/>
          <w:szCs w:val="24"/>
        </w:rPr>
        <w:t>y</w:t>
      </w:r>
      <w:r w:rsidRPr="004B599A">
        <w:rPr>
          <w:rFonts w:cs="Arial"/>
          <w:sz w:val="22"/>
          <w:szCs w:val="24"/>
        </w:rPr>
        <w:t>MT, c’est pour cette raison que Monaco Telecom souhaitait faire évoluer MyMT pour assurer cette gestion.</w:t>
      </w:r>
    </w:p>
    <w:p w:rsidR="00A40B4C" w:rsidRPr="008D69B3" w:rsidRDefault="00A40B4C" w:rsidP="00715DBD">
      <w:pPr>
        <w:spacing w:line="360" w:lineRule="auto"/>
        <w:rPr>
          <w:rFonts w:cs="Arial"/>
          <w:sz w:val="22"/>
          <w:szCs w:val="24"/>
        </w:rPr>
      </w:pPr>
    </w:p>
    <w:p w:rsidR="002A78C9" w:rsidRPr="008D69B3" w:rsidRDefault="004B599A" w:rsidP="00715DBD">
      <w:pPr>
        <w:spacing w:line="360" w:lineRule="auto"/>
        <w:rPr>
          <w:rFonts w:cs="Arial"/>
          <w:sz w:val="22"/>
          <w:szCs w:val="24"/>
        </w:rPr>
      </w:pPr>
      <w:r w:rsidRPr="004B599A">
        <w:rPr>
          <w:rFonts w:cs="Arial"/>
          <w:sz w:val="22"/>
          <w:szCs w:val="24"/>
        </w:rPr>
        <w:t>Cette évolution doit assurer la gestion des numéros illimités :</w:t>
      </w:r>
    </w:p>
    <w:p w:rsidR="00DA3CD3" w:rsidRPr="008D69B3" w:rsidRDefault="004B599A" w:rsidP="00715DBD">
      <w:pPr>
        <w:numPr>
          <w:ilvl w:val="0"/>
          <w:numId w:val="8"/>
        </w:numPr>
        <w:spacing w:before="0" w:after="200" w:line="360" w:lineRule="auto"/>
        <w:rPr>
          <w:rFonts w:cs="Arial"/>
          <w:sz w:val="22"/>
          <w:szCs w:val="24"/>
        </w:rPr>
      </w:pPr>
      <w:r w:rsidRPr="004B599A">
        <w:rPr>
          <w:rFonts w:cs="Arial"/>
          <w:sz w:val="22"/>
          <w:szCs w:val="24"/>
        </w:rPr>
        <w:t>En migration d’offre</w:t>
      </w:r>
    </w:p>
    <w:p w:rsidR="00DA3CD3" w:rsidRPr="008D69B3" w:rsidRDefault="004B599A" w:rsidP="00715DBD">
      <w:pPr>
        <w:numPr>
          <w:ilvl w:val="1"/>
          <w:numId w:val="8"/>
        </w:numPr>
        <w:spacing w:before="0" w:after="200" w:line="360" w:lineRule="auto"/>
        <w:rPr>
          <w:rFonts w:cs="Arial"/>
          <w:sz w:val="22"/>
          <w:szCs w:val="24"/>
        </w:rPr>
      </w:pPr>
      <w:r w:rsidRPr="004B599A">
        <w:rPr>
          <w:rFonts w:cs="Arial"/>
          <w:sz w:val="22"/>
          <w:szCs w:val="24"/>
        </w:rPr>
        <w:t>Possibilité de modifier les numéros illimités déjà détenus pour les clients ayant une offr</w:t>
      </w:r>
      <w:r w:rsidR="009A31FD">
        <w:rPr>
          <w:rFonts w:cs="Arial"/>
          <w:sz w:val="22"/>
          <w:szCs w:val="24"/>
        </w:rPr>
        <w:t>e incluant cette fonctionnalité.</w:t>
      </w:r>
    </w:p>
    <w:p w:rsidR="00DA3CD3" w:rsidRPr="008D69B3" w:rsidRDefault="004B599A" w:rsidP="00715DBD">
      <w:pPr>
        <w:numPr>
          <w:ilvl w:val="1"/>
          <w:numId w:val="8"/>
        </w:numPr>
        <w:spacing w:before="0" w:after="200" w:line="360" w:lineRule="auto"/>
        <w:rPr>
          <w:rFonts w:cs="Arial"/>
          <w:sz w:val="22"/>
          <w:szCs w:val="24"/>
        </w:rPr>
      </w:pPr>
      <w:r w:rsidRPr="004B599A">
        <w:rPr>
          <w:rFonts w:cs="Arial"/>
          <w:sz w:val="22"/>
          <w:szCs w:val="24"/>
        </w:rPr>
        <w:t>Possibilité de saisir trois numéros illimités pour les clients allant vers une offre</w:t>
      </w:r>
      <w:r w:rsidR="009A31FD">
        <w:rPr>
          <w:rFonts w:cs="Arial"/>
          <w:sz w:val="22"/>
          <w:szCs w:val="24"/>
        </w:rPr>
        <w:t xml:space="preserve"> incluant cette fonctionnalité.</w:t>
      </w:r>
    </w:p>
    <w:p w:rsidR="00DA3CD3" w:rsidRPr="008D69B3" w:rsidRDefault="004B599A" w:rsidP="00715DBD">
      <w:pPr>
        <w:numPr>
          <w:ilvl w:val="0"/>
          <w:numId w:val="8"/>
        </w:numPr>
        <w:spacing w:before="0" w:after="200" w:line="360" w:lineRule="auto"/>
        <w:rPr>
          <w:rFonts w:cs="Arial"/>
          <w:sz w:val="22"/>
          <w:szCs w:val="24"/>
        </w:rPr>
      </w:pPr>
      <w:r w:rsidRPr="004B599A">
        <w:rPr>
          <w:rFonts w:cs="Arial"/>
          <w:sz w:val="22"/>
          <w:szCs w:val="24"/>
        </w:rPr>
        <w:t>En gestion de l’offre</w:t>
      </w:r>
    </w:p>
    <w:p w:rsidR="00DA3CD3" w:rsidRPr="008D69B3" w:rsidRDefault="004B599A" w:rsidP="00715DBD">
      <w:pPr>
        <w:numPr>
          <w:ilvl w:val="1"/>
          <w:numId w:val="8"/>
        </w:numPr>
        <w:spacing w:before="0" w:after="200" w:line="360" w:lineRule="auto"/>
        <w:rPr>
          <w:rFonts w:cs="Arial"/>
          <w:sz w:val="22"/>
          <w:szCs w:val="24"/>
        </w:rPr>
      </w:pPr>
      <w:r w:rsidRPr="004B599A">
        <w:rPr>
          <w:rFonts w:cs="Arial"/>
          <w:sz w:val="22"/>
          <w:szCs w:val="24"/>
        </w:rPr>
        <w:t>Possibilité de modifier ses numéros illimités via MyMT (fonction restreinte à une modification maximum par mois) pour les clients de la nouvelle gamme mobile,</w:t>
      </w:r>
    </w:p>
    <w:p w:rsidR="007B5E9B" w:rsidRDefault="004B599A" w:rsidP="007B5E9B">
      <w:pPr>
        <w:numPr>
          <w:ilvl w:val="1"/>
          <w:numId w:val="8"/>
        </w:numPr>
        <w:spacing w:before="0" w:after="0" w:line="360" w:lineRule="auto"/>
        <w:rPr>
          <w:rFonts w:cs="Arial"/>
          <w:sz w:val="22"/>
          <w:szCs w:val="24"/>
        </w:rPr>
      </w:pPr>
      <w:r w:rsidRPr="004B599A">
        <w:rPr>
          <w:rFonts w:cs="Arial"/>
          <w:sz w:val="22"/>
          <w:szCs w:val="24"/>
        </w:rPr>
        <w:t>Affichage d’une fenêtre d’information pour les clients possédant une offre qui inclue les numéros illimités mais fait partie de l’ancienne gamme MT.</w:t>
      </w:r>
    </w:p>
    <w:p w:rsidR="007B5E9B" w:rsidDel="00310868" w:rsidRDefault="007B5E9B" w:rsidP="007B5E9B">
      <w:pPr>
        <w:spacing w:before="0" w:after="0" w:line="360" w:lineRule="auto"/>
        <w:ind w:left="1080"/>
        <w:rPr>
          <w:del w:id="1564" w:author="TUNQUI Carla (ctunqui)" w:date="2014-08-19T15:39:00Z"/>
          <w:rFonts w:cs="Arial"/>
          <w:sz w:val="22"/>
          <w:szCs w:val="24"/>
        </w:rPr>
      </w:pPr>
    </w:p>
    <w:p w:rsidR="00000000" w:rsidRDefault="00625D7C">
      <w:pPr>
        <w:spacing w:before="0" w:after="0" w:line="360" w:lineRule="auto"/>
        <w:rPr>
          <w:rFonts w:cs="Arial"/>
          <w:sz w:val="22"/>
          <w:szCs w:val="24"/>
        </w:rPr>
        <w:pPrChange w:id="1565" w:author="TUNQUI Carla (ctunqui)" w:date="2014-08-19T15:39:00Z">
          <w:pPr>
            <w:spacing w:before="0" w:after="0" w:line="360" w:lineRule="auto"/>
            <w:ind w:left="1080"/>
          </w:pPr>
        </w:pPrChange>
      </w:pPr>
    </w:p>
    <w:p w:rsidR="00C5187D" w:rsidRPr="006A4517" w:rsidRDefault="004B599A" w:rsidP="007B5E9B">
      <w:pPr>
        <w:spacing w:after="0" w:line="360" w:lineRule="auto"/>
        <w:rPr>
          <w:rFonts w:cs="Arial"/>
          <w:b/>
          <w:sz w:val="22"/>
          <w:szCs w:val="24"/>
        </w:rPr>
      </w:pPr>
      <w:r w:rsidRPr="004B599A">
        <w:rPr>
          <w:rFonts w:cs="Arial"/>
          <w:b/>
          <w:sz w:val="22"/>
          <w:szCs w:val="24"/>
        </w:rPr>
        <w:t>Migration d’offre</w:t>
      </w:r>
    </w:p>
    <w:p w:rsidR="00546085" w:rsidRDefault="004B599A" w:rsidP="007B5E9B">
      <w:pPr>
        <w:spacing w:after="0" w:line="360" w:lineRule="auto"/>
        <w:rPr>
          <w:rFonts w:cs="Arial"/>
          <w:sz w:val="22"/>
          <w:szCs w:val="24"/>
        </w:rPr>
      </w:pPr>
      <w:r w:rsidRPr="004B599A">
        <w:rPr>
          <w:rFonts w:cs="Arial"/>
          <w:sz w:val="22"/>
          <w:szCs w:val="24"/>
        </w:rPr>
        <w:lastRenderedPageBreak/>
        <w:t>Pour le cas de la migration d’offre il est nécessaire de changer l</w:t>
      </w:r>
      <w:r w:rsidR="001B3132">
        <w:rPr>
          <w:rFonts w:cs="Arial"/>
          <w:sz w:val="22"/>
          <w:szCs w:val="24"/>
        </w:rPr>
        <w:t>a</w:t>
      </w:r>
      <w:r w:rsidRPr="004B599A">
        <w:rPr>
          <w:rFonts w:cs="Arial"/>
          <w:sz w:val="22"/>
          <w:szCs w:val="24"/>
        </w:rPr>
        <w:t xml:space="preserve"> pop-up de changement d’offre, ce</w:t>
      </w:r>
      <w:r w:rsidR="001B3132">
        <w:rPr>
          <w:rFonts w:cs="Arial"/>
          <w:sz w:val="22"/>
          <w:szCs w:val="24"/>
        </w:rPr>
        <w:t>tte</w:t>
      </w:r>
      <w:r w:rsidRPr="004B599A">
        <w:rPr>
          <w:rFonts w:cs="Arial"/>
          <w:sz w:val="22"/>
          <w:szCs w:val="24"/>
        </w:rPr>
        <w:t xml:space="preserve"> pop-up permet au client de choisir son forfait et valider les options liées au forfait choisi. L’ajout de la fonctionnalité pour gérer les trois numéros illimités </w:t>
      </w:r>
      <w:r w:rsidR="009A31FD">
        <w:rPr>
          <w:rFonts w:cs="Arial"/>
          <w:sz w:val="22"/>
          <w:szCs w:val="24"/>
        </w:rPr>
        <w:t>a été</w:t>
      </w:r>
      <w:r w:rsidRPr="004B599A">
        <w:rPr>
          <w:rFonts w:cs="Arial"/>
          <w:sz w:val="22"/>
          <w:szCs w:val="24"/>
        </w:rPr>
        <w:t xml:space="preserve"> fait</w:t>
      </w:r>
      <w:r w:rsidR="009A31FD">
        <w:rPr>
          <w:rFonts w:cs="Arial"/>
          <w:sz w:val="22"/>
          <w:szCs w:val="24"/>
        </w:rPr>
        <w:t>e</w:t>
      </w:r>
      <w:r w:rsidRPr="004B599A">
        <w:rPr>
          <w:rFonts w:cs="Arial"/>
          <w:sz w:val="22"/>
          <w:szCs w:val="24"/>
        </w:rPr>
        <w:t xml:space="preserve"> </w:t>
      </w:r>
      <w:r w:rsidR="00DE4F49">
        <w:rPr>
          <w:rFonts w:cs="Arial"/>
          <w:sz w:val="22"/>
          <w:szCs w:val="24"/>
        </w:rPr>
        <w:t>dans l’étape 2 de la migration parce que c’est ici où le client peut valider tous les options qu’il a choisi.</w:t>
      </w:r>
    </w:p>
    <w:p w:rsidR="00F56F33" w:rsidRDefault="00F56F33" w:rsidP="00715DBD">
      <w:pPr>
        <w:spacing w:line="360" w:lineRule="auto"/>
        <w:rPr>
          <w:rFonts w:cs="Arial"/>
          <w:sz w:val="22"/>
          <w:szCs w:val="24"/>
        </w:rPr>
      </w:pPr>
    </w:p>
    <w:p w:rsidR="00EC145C" w:rsidRDefault="00DE4F49" w:rsidP="00715DBD">
      <w:pPr>
        <w:spacing w:line="360" w:lineRule="auto"/>
        <w:rPr>
          <w:rFonts w:cs="Arial"/>
          <w:sz w:val="22"/>
          <w:szCs w:val="24"/>
        </w:rPr>
      </w:pPr>
      <w:r>
        <w:rPr>
          <w:rFonts w:cs="Arial"/>
          <w:sz w:val="22"/>
          <w:szCs w:val="24"/>
        </w:rPr>
        <w:t>L</w:t>
      </w:r>
      <w:r w:rsidRPr="004B599A">
        <w:rPr>
          <w:rFonts w:cs="Arial"/>
          <w:sz w:val="22"/>
          <w:szCs w:val="24"/>
        </w:rPr>
        <w:t xml:space="preserve">’option pour configurer les numéros illimités doit s’afficher </w:t>
      </w:r>
      <w:r>
        <w:rPr>
          <w:rFonts w:cs="Arial"/>
          <w:sz w:val="22"/>
          <w:szCs w:val="24"/>
        </w:rPr>
        <w:t>seulement si</w:t>
      </w:r>
      <w:r w:rsidR="004B599A" w:rsidRPr="004B599A">
        <w:rPr>
          <w:rFonts w:cs="Arial"/>
          <w:sz w:val="22"/>
          <w:szCs w:val="24"/>
        </w:rPr>
        <w:t xml:space="preserve"> le for</w:t>
      </w:r>
      <w:r>
        <w:rPr>
          <w:rFonts w:cs="Arial"/>
          <w:sz w:val="22"/>
          <w:szCs w:val="24"/>
        </w:rPr>
        <w:t>fait le permet.</w:t>
      </w:r>
      <w:r w:rsidR="004B599A" w:rsidRPr="004B599A">
        <w:rPr>
          <w:rFonts w:cs="Arial"/>
          <w:sz w:val="22"/>
          <w:szCs w:val="24"/>
        </w:rPr>
        <w:t xml:space="preserve"> Une fois la validation est faite, dans l’étape 3 de la migration d’offre, les numéros illimités saisis par l’utilisateur sont affichés, et suite au clic sur le bouton valider de cette étape MyMT envoie l’information à OGC pour l’enregistrer.</w:t>
      </w:r>
    </w:p>
    <w:p w:rsidR="00546085" w:rsidRDefault="00546085" w:rsidP="00715DBD">
      <w:pPr>
        <w:spacing w:line="360" w:lineRule="auto"/>
        <w:rPr>
          <w:rFonts w:cs="Arial"/>
          <w:sz w:val="22"/>
          <w:szCs w:val="24"/>
        </w:rPr>
      </w:pPr>
    </w:p>
    <w:p w:rsidR="00546085" w:rsidRPr="008D69B3" w:rsidRDefault="00546085" w:rsidP="00715DBD">
      <w:pPr>
        <w:spacing w:line="360" w:lineRule="auto"/>
        <w:rPr>
          <w:rFonts w:cs="Arial"/>
          <w:sz w:val="22"/>
          <w:szCs w:val="24"/>
        </w:rPr>
      </w:pPr>
      <w:r>
        <w:rPr>
          <w:rFonts w:cs="Arial"/>
          <w:sz w:val="22"/>
          <w:szCs w:val="24"/>
        </w:rPr>
        <w:t>L’information pour afficher les options incluses dans un forfait e</w:t>
      </w:r>
      <w:r w:rsidR="00F56F33">
        <w:rPr>
          <w:rFonts w:cs="Arial"/>
          <w:sz w:val="22"/>
          <w:szCs w:val="24"/>
        </w:rPr>
        <w:t xml:space="preserve">st envoyée par OGC vers MyMT, le </w:t>
      </w:r>
      <w:r>
        <w:rPr>
          <w:rFonts w:cs="Arial"/>
          <w:sz w:val="22"/>
          <w:szCs w:val="24"/>
        </w:rPr>
        <w:t>même</w:t>
      </w:r>
      <w:r w:rsidR="00F56F33">
        <w:rPr>
          <w:rFonts w:cs="Arial"/>
          <w:sz w:val="22"/>
          <w:szCs w:val="24"/>
        </w:rPr>
        <w:t xml:space="preserve"> fonctionnement est pris pour les numéros illimités. OGC expose des services web qui sont utilisés par MyMT, cela permet à l’application de recevoir l’information nécessaire.</w:t>
      </w:r>
    </w:p>
    <w:p w:rsidR="00546085" w:rsidRDefault="00546085" w:rsidP="00715DBD">
      <w:pPr>
        <w:spacing w:line="360" w:lineRule="auto"/>
        <w:rPr>
          <w:rFonts w:cs="Arial"/>
          <w:szCs w:val="24"/>
        </w:rPr>
      </w:pPr>
    </w:p>
    <w:p w:rsidR="00FA6907" w:rsidRDefault="003326B0" w:rsidP="00715DBD">
      <w:pPr>
        <w:spacing w:line="360" w:lineRule="auto"/>
        <w:rPr>
          <w:rFonts w:cs="Arial"/>
          <w:sz w:val="22"/>
          <w:szCs w:val="24"/>
        </w:rPr>
      </w:pPr>
      <w:r>
        <w:rPr>
          <w:rFonts w:cs="Arial"/>
          <w:sz w:val="22"/>
          <w:szCs w:val="24"/>
        </w:rPr>
        <w:t>Pour faciliter le travail et les tests au moment de recevoir les réponses d’OGC, j’ai utilisé l’outil SoapUI, qui perm</w:t>
      </w:r>
      <w:r w:rsidR="00AF62DA">
        <w:rPr>
          <w:rFonts w:cs="Arial"/>
          <w:sz w:val="22"/>
          <w:szCs w:val="24"/>
        </w:rPr>
        <w:t>et de tester des web services. À</w:t>
      </w:r>
      <w:r>
        <w:rPr>
          <w:rFonts w:cs="Arial"/>
          <w:sz w:val="22"/>
          <w:szCs w:val="24"/>
        </w:rPr>
        <w:t xml:space="preserve"> partir du WSDL </w:t>
      </w:r>
      <w:r w:rsidR="001B3132">
        <w:rPr>
          <w:rFonts w:cs="Arial"/>
          <w:sz w:val="22"/>
          <w:szCs w:val="24"/>
        </w:rPr>
        <w:t xml:space="preserve">(fichier XML qui décrit l’interface) </w:t>
      </w:r>
      <w:r>
        <w:rPr>
          <w:rFonts w:cs="Arial"/>
          <w:sz w:val="22"/>
          <w:szCs w:val="24"/>
        </w:rPr>
        <w:t xml:space="preserve">du service concerné </w:t>
      </w:r>
      <w:r w:rsidR="00054427">
        <w:rPr>
          <w:rFonts w:cs="Arial"/>
          <w:sz w:val="22"/>
          <w:szCs w:val="24"/>
        </w:rPr>
        <w:t>il est possible d’insérer directement les données pour recevoir la réponse ce qui permet de vérifier et valider la communication client</w:t>
      </w:r>
      <w:r w:rsidR="004B008D">
        <w:rPr>
          <w:rFonts w:cs="Arial"/>
          <w:sz w:val="22"/>
          <w:szCs w:val="24"/>
        </w:rPr>
        <w:t>/</w:t>
      </w:r>
      <w:r w:rsidR="00054427">
        <w:rPr>
          <w:rFonts w:cs="Arial"/>
          <w:sz w:val="22"/>
          <w:szCs w:val="24"/>
        </w:rPr>
        <w:t>service.</w:t>
      </w:r>
      <w:r w:rsidR="002E2AA8">
        <w:rPr>
          <w:rFonts w:cs="Arial"/>
          <w:sz w:val="22"/>
          <w:szCs w:val="24"/>
        </w:rPr>
        <w:t xml:space="preserve"> </w:t>
      </w:r>
    </w:p>
    <w:p w:rsidR="000F3417" w:rsidRDefault="000F3417" w:rsidP="00715DBD">
      <w:pPr>
        <w:spacing w:line="360" w:lineRule="auto"/>
        <w:rPr>
          <w:rFonts w:cs="Arial"/>
          <w:sz w:val="22"/>
          <w:szCs w:val="24"/>
        </w:rPr>
      </w:pPr>
    </w:p>
    <w:p w:rsidR="00FA6907" w:rsidRDefault="00B80EB2" w:rsidP="00715DBD">
      <w:pPr>
        <w:spacing w:line="360" w:lineRule="auto"/>
        <w:rPr>
          <w:rFonts w:cs="Arial"/>
          <w:sz w:val="22"/>
          <w:szCs w:val="24"/>
        </w:rPr>
      </w:pPr>
      <w:r>
        <w:rPr>
          <w:rFonts w:cs="Arial"/>
          <w:sz w:val="22"/>
          <w:szCs w:val="24"/>
        </w:rPr>
        <w:t>L’affichage des informations dans l’application est un point très important pour le client</w:t>
      </w:r>
      <w:r w:rsidR="00BB73C3">
        <w:rPr>
          <w:rFonts w:cs="Arial"/>
          <w:sz w:val="22"/>
          <w:szCs w:val="24"/>
        </w:rPr>
        <w:t>.</w:t>
      </w:r>
      <w:r>
        <w:rPr>
          <w:rFonts w:cs="Arial"/>
          <w:sz w:val="22"/>
          <w:szCs w:val="24"/>
        </w:rPr>
        <w:t xml:space="preserve"> Comme MyMT est une application web, il faut s’assurer que l’application sera bien visualisée sur les </w:t>
      </w:r>
      <w:r w:rsidR="00CE2B0B">
        <w:rPr>
          <w:rFonts w:cs="Arial"/>
          <w:sz w:val="22"/>
          <w:szCs w:val="24"/>
        </w:rPr>
        <w:t xml:space="preserve">principaux </w:t>
      </w:r>
      <w:r>
        <w:rPr>
          <w:rFonts w:cs="Arial"/>
          <w:sz w:val="22"/>
          <w:szCs w:val="24"/>
        </w:rPr>
        <w:t xml:space="preserve">navigateurs existants, ce </w:t>
      </w:r>
      <w:r w:rsidRPr="00B80EB2">
        <w:rPr>
          <w:rFonts w:cs="Arial"/>
          <w:sz w:val="22"/>
          <w:szCs w:val="24"/>
        </w:rPr>
        <w:t>qui prend parfois plus de temps que</w:t>
      </w:r>
      <w:r>
        <w:rPr>
          <w:rFonts w:cs="Arial"/>
          <w:sz w:val="22"/>
          <w:szCs w:val="24"/>
        </w:rPr>
        <w:t xml:space="preserve"> </w:t>
      </w:r>
      <w:r w:rsidRPr="00B80EB2">
        <w:rPr>
          <w:rFonts w:cs="Arial"/>
          <w:sz w:val="22"/>
          <w:szCs w:val="24"/>
        </w:rPr>
        <w:t xml:space="preserve">prévu parce que tous les navigateurs </w:t>
      </w:r>
      <w:r>
        <w:rPr>
          <w:rFonts w:cs="Arial"/>
          <w:sz w:val="22"/>
          <w:szCs w:val="24"/>
        </w:rPr>
        <w:t>n’</w:t>
      </w:r>
      <w:r w:rsidRPr="00B80EB2">
        <w:rPr>
          <w:rFonts w:cs="Arial"/>
          <w:sz w:val="22"/>
          <w:szCs w:val="24"/>
        </w:rPr>
        <w:t>affichent</w:t>
      </w:r>
      <w:r>
        <w:rPr>
          <w:rFonts w:cs="Arial"/>
          <w:sz w:val="22"/>
          <w:szCs w:val="24"/>
        </w:rPr>
        <w:t xml:space="preserve"> pas</w:t>
      </w:r>
      <w:r w:rsidRPr="00B80EB2">
        <w:rPr>
          <w:rFonts w:cs="Arial"/>
          <w:sz w:val="22"/>
          <w:szCs w:val="24"/>
        </w:rPr>
        <w:t xml:space="preserve"> les données de la même manière</w:t>
      </w:r>
      <w:r>
        <w:rPr>
          <w:rFonts w:cs="Arial"/>
          <w:sz w:val="22"/>
          <w:szCs w:val="24"/>
        </w:rPr>
        <w:t>.</w:t>
      </w:r>
    </w:p>
    <w:p w:rsidR="00C41069" w:rsidRDefault="00C41069" w:rsidP="00715DBD">
      <w:pPr>
        <w:spacing w:line="360" w:lineRule="auto"/>
        <w:rPr>
          <w:rFonts w:cs="Arial"/>
          <w:sz w:val="22"/>
          <w:szCs w:val="24"/>
        </w:rPr>
      </w:pPr>
    </w:p>
    <w:p w:rsidR="00C41069" w:rsidRDefault="00C41069" w:rsidP="00715DBD">
      <w:pPr>
        <w:spacing w:line="360" w:lineRule="auto"/>
        <w:rPr>
          <w:rFonts w:cs="Arial"/>
          <w:sz w:val="22"/>
          <w:szCs w:val="24"/>
        </w:rPr>
      </w:pPr>
      <w:r>
        <w:rPr>
          <w:rFonts w:cs="Arial"/>
          <w:sz w:val="22"/>
          <w:szCs w:val="24"/>
        </w:rPr>
        <w:t>Les images ci-dessous montrent les pop-up FancyBox développé</w:t>
      </w:r>
      <w:r w:rsidR="00385CC1">
        <w:rPr>
          <w:rFonts w:cs="Arial"/>
          <w:sz w:val="22"/>
          <w:szCs w:val="24"/>
        </w:rPr>
        <w:t>e</w:t>
      </w:r>
      <w:r>
        <w:rPr>
          <w:rFonts w:cs="Arial"/>
          <w:sz w:val="22"/>
          <w:szCs w:val="24"/>
        </w:rPr>
        <w:t>s pour la gestion des numéros illimités pendant la migration d’offre</w:t>
      </w:r>
      <w:r w:rsidR="00925431">
        <w:rPr>
          <w:rFonts w:cs="Arial"/>
          <w:sz w:val="22"/>
          <w:szCs w:val="24"/>
        </w:rPr>
        <w:t xml:space="preserve"> </w:t>
      </w:r>
      <w:r>
        <w:rPr>
          <w:rFonts w:cs="Arial"/>
          <w:sz w:val="22"/>
          <w:szCs w:val="24"/>
        </w:rPr>
        <w:t xml:space="preserve">: </w:t>
      </w:r>
    </w:p>
    <w:p w:rsidR="00F50B3C" w:rsidRPr="003326B0" w:rsidRDefault="00F50B3C" w:rsidP="00715DBD">
      <w:pPr>
        <w:spacing w:line="360" w:lineRule="auto"/>
        <w:rPr>
          <w:rFonts w:cs="Arial"/>
          <w:sz w:val="22"/>
          <w:szCs w:val="24"/>
        </w:rPr>
      </w:pPr>
    </w:p>
    <w:p w:rsidR="009F28AA" w:rsidRDefault="00E60B20" w:rsidP="00715DBD">
      <w:pPr>
        <w:spacing w:line="360" w:lineRule="auto"/>
        <w:jc w:val="center"/>
        <w:rPr>
          <w:rFonts w:cs="Arial"/>
          <w:szCs w:val="24"/>
        </w:rPr>
      </w:pPr>
      <w:r>
        <w:rPr>
          <w:rFonts w:cs="Arial"/>
          <w:noProof/>
          <w:szCs w:val="24"/>
        </w:rPr>
        <w:lastRenderedPageBreak/>
        <w:drawing>
          <wp:inline distT="0" distB="0" distL="0" distR="0">
            <wp:extent cx="4076700" cy="4411443"/>
            <wp:effectExtent l="0" t="0" r="0" b="0"/>
            <wp:docPr id="22" name="Image 9" descr="D:\Projets\OGC-MyMT\doc\captures MyMT\migration st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ts\OGC-MyMT\doc\captures MyMT\migration step2.JPG"/>
                    <pic:cNvPicPr>
                      <a:picLocks noChangeAspect="1" noChangeArrowheads="1"/>
                    </pic:cNvPicPr>
                  </pic:nvPicPr>
                  <pic:blipFill>
                    <a:blip r:embed="rId34" cstate="print"/>
                    <a:srcRect/>
                    <a:stretch>
                      <a:fillRect/>
                    </a:stretch>
                  </pic:blipFill>
                  <pic:spPr bwMode="auto">
                    <a:xfrm>
                      <a:off x="0" y="0"/>
                      <a:ext cx="4079724" cy="4414715"/>
                    </a:xfrm>
                    <a:prstGeom prst="rect">
                      <a:avLst/>
                    </a:prstGeom>
                    <a:noFill/>
                    <a:ln w="9525">
                      <a:noFill/>
                      <a:miter lim="800000"/>
                      <a:headEnd/>
                      <a:tailEnd/>
                    </a:ln>
                  </pic:spPr>
                </pic:pic>
              </a:graphicData>
            </a:graphic>
          </wp:inline>
        </w:drawing>
      </w:r>
    </w:p>
    <w:p w:rsidR="00F46E61" w:rsidRDefault="00F46E61" w:rsidP="00507276">
      <w:pPr>
        <w:pStyle w:val="Lgende"/>
        <w:jc w:val="center"/>
      </w:pPr>
      <w:bookmarkStart w:id="1566" w:name="_Toc396225621"/>
      <w:r>
        <w:t xml:space="preserve">Figure </w:t>
      </w:r>
      <w:fldSimple w:instr=" SEQ Figure \* ARABIC ">
        <w:r w:rsidR="00D03311">
          <w:rPr>
            <w:noProof/>
          </w:rPr>
          <w:t>7</w:t>
        </w:r>
      </w:fldSimple>
      <w:r w:rsidR="007363EA">
        <w:t xml:space="preserve"> : É</w:t>
      </w:r>
      <w:r>
        <w:t>tape 2 de la migration d'offre</w:t>
      </w:r>
      <w:bookmarkEnd w:id="1566"/>
    </w:p>
    <w:p w:rsidR="00507276" w:rsidRPr="00507276" w:rsidRDefault="00507276" w:rsidP="00507276"/>
    <w:p w:rsidR="009F28AA" w:rsidRDefault="00E60B20" w:rsidP="00715DBD">
      <w:pPr>
        <w:spacing w:line="360" w:lineRule="auto"/>
        <w:jc w:val="center"/>
        <w:rPr>
          <w:rFonts w:cs="Arial"/>
          <w:szCs w:val="24"/>
        </w:rPr>
      </w:pPr>
      <w:r>
        <w:rPr>
          <w:rFonts w:cs="Arial"/>
          <w:noProof/>
          <w:szCs w:val="24"/>
        </w:rPr>
        <w:drawing>
          <wp:inline distT="0" distB="0" distL="0" distR="0">
            <wp:extent cx="4686300" cy="3149359"/>
            <wp:effectExtent l="19050" t="0" r="0" b="0"/>
            <wp:docPr id="18" name="Image 8" descr="D:\Projets\OGC-MyMT\doc\captures MyMT\migration ste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ts\OGC-MyMT\doc\captures MyMT\migration step3.JPG"/>
                    <pic:cNvPicPr>
                      <a:picLocks noChangeAspect="1" noChangeArrowheads="1"/>
                    </pic:cNvPicPr>
                  </pic:nvPicPr>
                  <pic:blipFill>
                    <a:blip r:embed="rId35" cstate="print"/>
                    <a:srcRect/>
                    <a:stretch>
                      <a:fillRect/>
                    </a:stretch>
                  </pic:blipFill>
                  <pic:spPr bwMode="auto">
                    <a:xfrm>
                      <a:off x="0" y="0"/>
                      <a:ext cx="4689211" cy="3151315"/>
                    </a:xfrm>
                    <a:prstGeom prst="rect">
                      <a:avLst/>
                    </a:prstGeom>
                    <a:noFill/>
                    <a:ln w="9525">
                      <a:noFill/>
                      <a:miter lim="800000"/>
                      <a:headEnd/>
                      <a:tailEnd/>
                    </a:ln>
                  </pic:spPr>
                </pic:pic>
              </a:graphicData>
            </a:graphic>
          </wp:inline>
        </w:drawing>
      </w:r>
    </w:p>
    <w:p w:rsidR="00C00C1A" w:rsidRDefault="00F46E61" w:rsidP="00242326">
      <w:pPr>
        <w:pStyle w:val="Lgende"/>
        <w:jc w:val="center"/>
      </w:pPr>
      <w:bookmarkStart w:id="1567" w:name="_Toc396225622"/>
      <w:r>
        <w:t xml:space="preserve">Figure </w:t>
      </w:r>
      <w:fldSimple w:instr=" SEQ Figure \* ARABIC ">
        <w:r w:rsidR="00D03311">
          <w:rPr>
            <w:noProof/>
          </w:rPr>
          <w:t>8</w:t>
        </w:r>
      </w:fldSimple>
      <w:r w:rsidR="007363EA">
        <w:t xml:space="preserve"> : É</w:t>
      </w:r>
      <w:r>
        <w:t>tape 3 de la migration d'offre</w:t>
      </w:r>
      <w:bookmarkEnd w:id="1567"/>
    </w:p>
    <w:p w:rsidR="00242326" w:rsidRPr="00242326" w:rsidRDefault="00242326" w:rsidP="00242326"/>
    <w:p w:rsidR="00C5187D" w:rsidRPr="006A4517" w:rsidRDefault="004B599A" w:rsidP="00715DBD">
      <w:pPr>
        <w:spacing w:line="360" w:lineRule="auto"/>
        <w:rPr>
          <w:rFonts w:cs="Arial"/>
          <w:b/>
          <w:sz w:val="22"/>
          <w:szCs w:val="24"/>
        </w:rPr>
      </w:pPr>
      <w:r w:rsidRPr="004B599A">
        <w:rPr>
          <w:rFonts w:cs="Arial"/>
          <w:b/>
          <w:sz w:val="22"/>
          <w:szCs w:val="24"/>
        </w:rPr>
        <w:lastRenderedPageBreak/>
        <w:t>Gestion de l’offre</w:t>
      </w:r>
    </w:p>
    <w:p w:rsidR="00DA3CD3" w:rsidRPr="008D69B3" w:rsidRDefault="004B599A" w:rsidP="00715DBD">
      <w:pPr>
        <w:spacing w:line="360" w:lineRule="auto"/>
        <w:rPr>
          <w:rFonts w:cs="Arial"/>
          <w:sz w:val="22"/>
          <w:szCs w:val="24"/>
        </w:rPr>
      </w:pPr>
      <w:r w:rsidRPr="004B599A">
        <w:rPr>
          <w:rFonts w:cs="Arial"/>
          <w:sz w:val="22"/>
          <w:szCs w:val="24"/>
        </w:rPr>
        <w:t>Pour cette nouvelle fonctionnalité, l’application devra être modifiée pour permettre l’affichage des numéros illimités et sa gestion. Il est donc nécessaire de modifier le Bloc Mes Services pour afficher les numéros illimités d’un utilisateur.</w:t>
      </w:r>
      <w:r w:rsidR="00B118A9">
        <w:rPr>
          <w:rFonts w:cs="Arial"/>
          <w:sz w:val="22"/>
          <w:szCs w:val="24"/>
        </w:rPr>
        <w:t xml:space="preserve"> Cette fonctionnalité sera affichée seulement si le forfait du client possède l’option </w:t>
      </w:r>
      <w:r w:rsidR="0081650F">
        <w:rPr>
          <w:rFonts w:cs="Arial"/>
          <w:sz w:val="22"/>
          <w:szCs w:val="24"/>
        </w:rPr>
        <w:t>« </w:t>
      </w:r>
      <w:r w:rsidR="00B118A9">
        <w:rPr>
          <w:rFonts w:cs="Arial"/>
          <w:sz w:val="22"/>
          <w:szCs w:val="24"/>
        </w:rPr>
        <w:t>numéros illimités</w:t>
      </w:r>
      <w:r w:rsidR="0081650F">
        <w:rPr>
          <w:rFonts w:cs="Arial"/>
          <w:sz w:val="22"/>
          <w:szCs w:val="24"/>
        </w:rPr>
        <w:t> »</w:t>
      </w:r>
      <w:r w:rsidR="00B118A9">
        <w:rPr>
          <w:rFonts w:cs="Arial"/>
          <w:sz w:val="22"/>
          <w:szCs w:val="24"/>
        </w:rPr>
        <w:t>.</w:t>
      </w:r>
    </w:p>
    <w:p w:rsidR="0083252C" w:rsidRPr="008D69B3" w:rsidRDefault="0083252C" w:rsidP="00715DBD">
      <w:pPr>
        <w:spacing w:line="360" w:lineRule="auto"/>
        <w:rPr>
          <w:rFonts w:cs="Arial"/>
          <w:sz w:val="22"/>
          <w:szCs w:val="24"/>
        </w:rPr>
      </w:pPr>
    </w:p>
    <w:p w:rsidR="00407E83" w:rsidRPr="008D69B3" w:rsidRDefault="00B86E45" w:rsidP="00715DBD">
      <w:pPr>
        <w:spacing w:line="360" w:lineRule="auto"/>
        <w:jc w:val="center"/>
        <w:rPr>
          <w:rFonts w:cs="Arial"/>
          <w:sz w:val="22"/>
          <w:szCs w:val="24"/>
        </w:rPr>
      </w:pPr>
      <w:r>
        <w:rPr>
          <w:rFonts w:cs="Arial"/>
          <w:noProof/>
          <w:sz w:val="22"/>
          <w:szCs w:val="24"/>
        </w:rPr>
        <w:drawing>
          <wp:inline distT="0" distB="0" distL="0" distR="0">
            <wp:extent cx="4486275" cy="2381250"/>
            <wp:effectExtent l="19050" t="0" r="9525" b="0"/>
            <wp:docPr id="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4486275" cy="2381250"/>
                    </a:xfrm>
                    <a:prstGeom prst="rect">
                      <a:avLst/>
                    </a:prstGeom>
                    <a:noFill/>
                    <a:ln w="9525">
                      <a:noFill/>
                      <a:miter lim="800000"/>
                      <a:headEnd/>
                      <a:tailEnd/>
                    </a:ln>
                  </pic:spPr>
                </pic:pic>
              </a:graphicData>
            </a:graphic>
          </wp:inline>
        </w:drawing>
      </w:r>
    </w:p>
    <w:p w:rsidR="003631B6" w:rsidRPr="008D69B3" w:rsidRDefault="00493FD9" w:rsidP="00493FD9">
      <w:pPr>
        <w:pStyle w:val="Lgende"/>
        <w:jc w:val="center"/>
        <w:rPr>
          <w:rFonts w:cs="Arial"/>
          <w:sz w:val="22"/>
          <w:szCs w:val="24"/>
        </w:rPr>
      </w:pPr>
      <w:bookmarkStart w:id="1568" w:name="_Toc396225623"/>
      <w:r>
        <w:t xml:space="preserve">Figure </w:t>
      </w:r>
      <w:fldSimple w:instr=" SEQ Figure \* ARABIC ">
        <w:r w:rsidR="00D03311">
          <w:rPr>
            <w:noProof/>
          </w:rPr>
          <w:t>9</w:t>
        </w:r>
      </w:fldSimple>
      <w:r>
        <w:t xml:space="preserve"> : Lien de changement des numéros illimités</w:t>
      </w:r>
      <w:bookmarkEnd w:id="1568"/>
    </w:p>
    <w:p w:rsidR="00493FD9" w:rsidRDefault="00493FD9" w:rsidP="00715DBD">
      <w:pPr>
        <w:spacing w:line="360" w:lineRule="auto"/>
        <w:rPr>
          <w:rFonts w:cs="Arial"/>
          <w:sz w:val="22"/>
          <w:szCs w:val="24"/>
        </w:rPr>
      </w:pPr>
    </w:p>
    <w:p w:rsidR="00115F69" w:rsidRDefault="004B599A" w:rsidP="00715DBD">
      <w:pPr>
        <w:spacing w:line="360" w:lineRule="auto"/>
        <w:rPr>
          <w:rFonts w:cs="Arial"/>
          <w:sz w:val="22"/>
          <w:szCs w:val="24"/>
        </w:rPr>
      </w:pPr>
      <w:r w:rsidRPr="004B599A">
        <w:rPr>
          <w:rFonts w:cs="Arial"/>
          <w:sz w:val="22"/>
          <w:szCs w:val="24"/>
        </w:rPr>
        <w:t>Le lien affiché permet d’ouvrir l</w:t>
      </w:r>
      <w:r w:rsidR="001A3188">
        <w:rPr>
          <w:rFonts w:cs="Arial"/>
          <w:sz w:val="22"/>
          <w:szCs w:val="24"/>
        </w:rPr>
        <w:t>a</w:t>
      </w:r>
      <w:r w:rsidRPr="004B599A">
        <w:rPr>
          <w:rFonts w:cs="Arial"/>
          <w:sz w:val="22"/>
          <w:szCs w:val="24"/>
        </w:rPr>
        <w:t xml:space="preserve"> </w:t>
      </w:r>
      <w:r w:rsidR="000E0188">
        <w:rPr>
          <w:rFonts w:cs="Arial"/>
          <w:sz w:val="22"/>
          <w:szCs w:val="24"/>
        </w:rPr>
        <w:t xml:space="preserve">fenêtre </w:t>
      </w:r>
      <w:r w:rsidR="00CA5596" w:rsidRPr="004B599A">
        <w:rPr>
          <w:rFonts w:cs="Arial"/>
          <w:sz w:val="22"/>
          <w:szCs w:val="24"/>
        </w:rPr>
        <w:t>pop-up</w:t>
      </w:r>
      <w:r w:rsidRPr="004B599A">
        <w:rPr>
          <w:rFonts w:cs="Arial"/>
          <w:sz w:val="22"/>
          <w:szCs w:val="24"/>
        </w:rPr>
        <w:t xml:space="preserve"> chargé</w:t>
      </w:r>
      <w:r w:rsidR="001A3188">
        <w:rPr>
          <w:rFonts w:cs="Arial"/>
          <w:sz w:val="22"/>
          <w:szCs w:val="24"/>
        </w:rPr>
        <w:t>e</w:t>
      </w:r>
      <w:r w:rsidRPr="004B599A">
        <w:rPr>
          <w:rFonts w:cs="Arial"/>
          <w:sz w:val="22"/>
          <w:szCs w:val="24"/>
        </w:rPr>
        <w:t xml:space="preserve"> de la gestion de numéros illimités.</w:t>
      </w:r>
    </w:p>
    <w:p w:rsidR="00F81D93" w:rsidRDefault="00F81D93" w:rsidP="00715DBD">
      <w:pPr>
        <w:spacing w:line="360" w:lineRule="auto"/>
        <w:rPr>
          <w:rFonts w:cs="Arial"/>
          <w:sz w:val="22"/>
          <w:szCs w:val="24"/>
        </w:rPr>
      </w:pPr>
    </w:p>
    <w:p w:rsidR="0083252C" w:rsidRDefault="004B599A" w:rsidP="00715DBD">
      <w:pPr>
        <w:spacing w:line="360" w:lineRule="auto"/>
        <w:rPr>
          <w:rFonts w:cs="Arial"/>
          <w:sz w:val="22"/>
          <w:szCs w:val="24"/>
        </w:rPr>
      </w:pPr>
      <w:r w:rsidRPr="004B599A">
        <w:rPr>
          <w:rFonts w:cs="Arial"/>
          <w:sz w:val="22"/>
          <w:szCs w:val="24"/>
        </w:rPr>
        <w:t>Le fonctionnement de cette activité est le suivant :</w:t>
      </w:r>
    </w:p>
    <w:p w:rsidR="00DC0CE5" w:rsidRPr="00DC0CE5" w:rsidRDefault="00604CCB" w:rsidP="00291F26">
      <w:pPr>
        <w:pStyle w:val="Paragraphedeliste"/>
        <w:numPr>
          <w:ilvl w:val="0"/>
          <w:numId w:val="23"/>
        </w:numPr>
        <w:spacing w:line="360" w:lineRule="auto"/>
        <w:rPr>
          <w:rFonts w:cs="Arial"/>
          <w:sz w:val="22"/>
          <w:szCs w:val="24"/>
        </w:rPr>
      </w:pPr>
      <w:r w:rsidRPr="00DC0CE5">
        <w:rPr>
          <w:rFonts w:cs="Arial"/>
          <w:sz w:val="22"/>
          <w:szCs w:val="24"/>
        </w:rPr>
        <w:t xml:space="preserve">Un utilisateur </w:t>
      </w:r>
      <w:r w:rsidR="00DC0CE5" w:rsidRPr="00DC0CE5">
        <w:rPr>
          <w:rFonts w:cs="Arial"/>
          <w:sz w:val="22"/>
          <w:szCs w:val="24"/>
        </w:rPr>
        <w:t>fait clic sur le lien de modification des numéros illimités</w:t>
      </w:r>
    </w:p>
    <w:p w:rsidR="00DC0CE5" w:rsidRPr="00DC0CE5" w:rsidRDefault="00DC0CE5" w:rsidP="00291F26">
      <w:pPr>
        <w:pStyle w:val="Paragraphedeliste"/>
        <w:numPr>
          <w:ilvl w:val="0"/>
          <w:numId w:val="23"/>
        </w:numPr>
        <w:spacing w:line="360" w:lineRule="auto"/>
        <w:rPr>
          <w:rFonts w:cs="Arial"/>
          <w:sz w:val="22"/>
          <w:szCs w:val="24"/>
        </w:rPr>
      </w:pPr>
      <w:r w:rsidRPr="00DC0CE5">
        <w:rPr>
          <w:rFonts w:cs="Arial"/>
          <w:sz w:val="22"/>
          <w:szCs w:val="24"/>
        </w:rPr>
        <w:t xml:space="preserve">Une action </w:t>
      </w:r>
      <w:r w:rsidR="00545A35">
        <w:rPr>
          <w:rFonts w:cs="Arial"/>
          <w:sz w:val="22"/>
          <w:szCs w:val="24"/>
        </w:rPr>
        <w:t>S</w:t>
      </w:r>
      <w:r w:rsidRPr="00DC0CE5">
        <w:rPr>
          <w:rFonts w:cs="Arial"/>
          <w:sz w:val="22"/>
          <w:szCs w:val="24"/>
        </w:rPr>
        <w:t>truts est lancée et elle appelle la méthode de la classe java à exécuter.</w:t>
      </w:r>
    </w:p>
    <w:p w:rsidR="007135FE" w:rsidRDefault="00DC0CE5" w:rsidP="007135FE">
      <w:pPr>
        <w:pStyle w:val="Paragraphedeliste"/>
        <w:numPr>
          <w:ilvl w:val="0"/>
          <w:numId w:val="23"/>
        </w:numPr>
        <w:spacing w:line="360" w:lineRule="auto"/>
        <w:rPr>
          <w:rFonts w:cs="Arial"/>
          <w:sz w:val="22"/>
          <w:szCs w:val="24"/>
        </w:rPr>
      </w:pPr>
      <w:r w:rsidRPr="00DC0CE5">
        <w:rPr>
          <w:rFonts w:cs="Arial"/>
          <w:sz w:val="22"/>
          <w:szCs w:val="24"/>
        </w:rPr>
        <w:t>Selon le résultat envoyé par la méthode, l</w:t>
      </w:r>
      <w:r w:rsidR="009E1F1A">
        <w:rPr>
          <w:rFonts w:cs="Arial"/>
          <w:sz w:val="22"/>
          <w:szCs w:val="24"/>
        </w:rPr>
        <w:t>a</w:t>
      </w:r>
      <w:r w:rsidRPr="00DC0CE5">
        <w:rPr>
          <w:rFonts w:cs="Arial"/>
          <w:sz w:val="22"/>
          <w:szCs w:val="24"/>
        </w:rPr>
        <w:t xml:space="preserve"> </w:t>
      </w:r>
      <w:r w:rsidR="00116C31">
        <w:rPr>
          <w:rFonts w:cs="Arial"/>
          <w:sz w:val="22"/>
          <w:szCs w:val="24"/>
        </w:rPr>
        <w:t xml:space="preserve">fenêtre </w:t>
      </w:r>
      <w:r w:rsidRPr="00DC0CE5">
        <w:rPr>
          <w:rFonts w:cs="Arial"/>
          <w:sz w:val="22"/>
          <w:szCs w:val="24"/>
        </w:rPr>
        <w:t>pop-up de modification de</w:t>
      </w:r>
      <w:r>
        <w:rPr>
          <w:rFonts w:cs="Arial"/>
          <w:sz w:val="22"/>
          <w:szCs w:val="24"/>
        </w:rPr>
        <w:t>s numéros illimités est affiché</w:t>
      </w:r>
      <w:r w:rsidR="007E401A">
        <w:rPr>
          <w:rFonts w:cs="Arial"/>
          <w:sz w:val="22"/>
          <w:szCs w:val="24"/>
        </w:rPr>
        <w:t>e</w:t>
      </w:r>
      <w:r w:rsidRPr="00DC0CE5">
        <w:rPr>
          <w:rFonts w:cs="Arial"/>
          <w:sz w:val="22"/>
          <w:szCs w:val="24"/>
        </w:rPr>
        <w:t xml:space="preserve">, au cas contraire un </w:t>
      </w:r>
      <w:r w:rsidR="00277B20">
        <w:rPr>
          <w:rFonts w:cs="Arial"/>
          <w:sz w:val="22"/>
          <w:szCs w:val="24"/>
        </w:rPr>
        <w:t xml:space="preserve">message </w:t>
      </w:r>
      <w:r w:rsidRPr="00DC0CE5">
        <w:rPr>
          <w:rFonts w:cs="Arial"/>
          <w:sz w:val="22"/>
          <w:szCs w:val="24"/>
        </w:rPr>
        <w:t>d’indisponibilité</w:t>
      </w:r>
      <w:r>
        <w:rPr>
          <w:rFonts w:cs="Arial"/>
          <w:sz w:val="22"/>
          <w:szCs w:val="24"/>
        </w:rPr>
        <w:t xml:space="preserve"> est affiché</w:t>
      </w:r>
      <w:r w:rsidRPr="00DC0CE5">
        <w:rPr>
          <w:rFonts w:cs="Arial"/>
          <w:sz w:val="22"/>
          <w:szCs w:val="24"/>
        </w:rPr>
        <w:t>.</w:t>
      </w:r>
    </w:p>
    <w:p w:rsidR="007135FE" w:rsidRPr="007135FE" w:rsidRDefault="007135FE" w:rsidP="007135FE">
      <w:pPr>
        <w:pStyle w:val="Paragraphedeliste"/>
        <w:spacing w:line="360" w:lineRule="auto"/>
        <w:rPr>
          <w:rFonts w:cs="Arial"/>
          <w:sz w:val="22"/>
          <w:szCs w:val="24"/>
        </w:rPr>
      </w:pPr>
    </w:p>
    <w:p w:rsidR="00DC0CE5" w:rsidRDefault="00DC0CE5" w:rsidP="00715DBD">
      <w:pPr>
        <w:spacing w:line="360" w:lineRule="auto"/>
        <w:rPr>
          <w:rFonts w:cs="Arial"/>
          <w:sz w:val="22"/>
          <w:szCs w:val="24"/>
        </w:rPr>
      </w:pPr>
      <w:r>
        <w:rPr>
          <w:rFonts w:cs="Arial"/>
          <w:sz w:val="22"/>
          <w:szCs w:val="24"/>
        </w:rPr>
        <w:t>Le diagramme de séquence ci-dessous montre ce fonctionnement :</w:t>
      </w:r>
    </w:p>
    <w:p w:rsidR="00DC0CE5" w:rsidRDefault="00DC0CE5" w:rsidP="00715DBD">
      <w:pPr>
        <w:spacing w:line="360" w:lineRule="auto"/>
        <w:rPr>
          <w:rFonts w:cs="Arial"/>
          <w:sz w:val="22"/>
          <w:szCs w:val="24"/>
        </w:rPr>
      </w:pPr>
    </w:p>
    <w:p w:rsidR="00407E83" w:rsidRDefault="00383443" w:rsidP="00715DBD">
      <w:pPr>
        <w:spacing w:line="360" w:lineRule="auto"/>
        <w:jc w:val="center"/>
        <w:rPr>
          <w:rFonts w:cs="Arial"/>
          <w:szCs w:val="24"/>
        </w:rPr>
      </w:pPr>
      <w:r>
        <w:rPr>
          <w:rFonts w:cs="Arial"/>
          <w:noProof/>
          <w:szCs w:val="24"/>
        </w:rPr>
        <w:lastRenderedPageBreak/>
        <w:drawing>
          <wp:inline distT="0" distB="0" distL="0" distR="0">
            <wp:extent cx="5514975" cy="2495550"/>
            <wp:effectExtent l="19050" t="0" r="9525" b="0"/>
            <wp:docPr id="3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514975" cy="2495550"/>
                    </a:xfrm>
                    <a:prstGeom prst="rect">
                      <a:avLst/>
                    </a:prstGeom>
                    <a:noFill/>
                    <a:ln w="9525">
                      <a:noFill/>
                      <a:miter lim="800000"/>
                      <a:headEnd/>
                      <a:tailEnd/>
                    </a:ln>
                  </pic:spPr>
                </pic:pic>
              </a:graphicData>
            </a:graphic>
          </wp:inline>
        </w:drawing>
      </w:r>
    </w:p>
    <w:p w:rsidR="00493FD9" w:rsidRDefault="00493FD9" w:rsidP="00FD482A">
      <w:pPr>
        <w:pStyle w:val="Lgende"/>
        <w:jc w:val="center"/>
      </w:pPr>
      <w:bookmarkStart w:id="1569" w:name="_Toc396225624"/>
      <w:r>
        <w:t xml:space="preserve">Figure </w:t>
      </w:r>
      <w:fldSimple w:instr=" SEQ Figure \* ARABIC ">
        <w:r w:rsidR="00D03311">
          <w:rPr>
            <w:noProof/>
          </w:rPr>
          <w:t>10</w:t>
        </w:r>
      </w:fldSimple>
      <w:r>
        <w:t xml:space="preserve"> : Diagramme de séquence de la modification des numéros illimités</w:t>
      </w:r>
      <w:bookmarkEnd w:id="1569"/>
    </w:p>
    <w:p w:rsidR="00FD482A" w:rsidRPr="00FD482A" w:rsidRDefault="00FD482A" w:rsidP="00FD482A"/>
    <w:p w:rsidR="003C4B56" w:rsidRDefault="004B599A" w:rsidP="003C4B56">
      <w:pPr>
        <w:spacing w:line="360" w:lineRule="auto"/>
        <w:rPr>
          <w:rFonts w:cs="Arial"/>
          <w:sz w:val="22"/>
          <w:szCs w:val="24"/>
        </w:rPr>
      </w:pPr>
      <w:r w:rsidRPr="004B599A">
        <w:rPr>
          <w:rFonts w:cs="Arial"/>
          <w:sz w:val="22"/>
          <w:szCs w:val="24"/>
        </w:rPr>
        <w:t>L</w:t>
      </w:r>
      <w:r w:rsidR="00D1064C">
        <w:rPr>
          <w:rFonts w:cs="Arial"/>
          <w:sz w:val="22"/>
          <w:szCs w:val="24"/>
        </w:rPr>
        <w:t>a</w:t>
      </w:r>
      <w:r w:rsidRPr="004B599A">
        <w:rPr>
          <w:rFonts w:cs="Arial"/>
          <w:sz w:val="22"/>
          <w:szCs w:val="24"/>
        </w:rPr>
        <w:t xml:space="preserve"> </w:t>
      </w:r>
      <w:r w:rsidR="00F161B9">
        <w:rPr>
          <w:rFonts w:cs="Arial"/>
          <w:sz w:val="22"/>
          <w:szCs w:val="24"/>
        </w:rPr>
        <w:t xml:space="preserve">fenêtre </w:t>
      </w:r>
      <w:r w:rsidRPr="004B599A">
        <w:rPr>
          <w:rFonts w:cs="Arial"/>
          <w:sz w:val="22"/>
          <w:szCs w:val="24"/>
        </w:rPr>
        <w:t>pop-up de gestion de numéros illimités est composé</w:t>
      </w:r>
      <w:r w:rsidR="00F161B9">
        <w:rPr>
          <w:rFonts w:cs="Arial"/>
          <w:sz w:val="22"/>
          <w:szCs w:val="24"/>
        </w:rPr>
        <w:t>e</w:t>
      </w:r>
      <w:r w:rsidRPr="004B599A">
        <w:rPr>
          <w:rFonts w:cs="Arial"/>
          <w:sz w:val="22"/>
          <w:szCs w:val="24"/>
        </w:rPr>
        <w:t xml:space="preserve"> de trois onglets, qui sont activés après la validation de l’onglet précédent. Le premier onglet permet </w:t>
      </w:r>
      <w:r w:rsidR="000C0CF5">
        <w:rPr>
          <w:rFonts w:cs="Arial"/>
          <w:sz w:val="22"/>
          <w:szCs w:val="24"/>
        </w:rPr>
        <w:t xml:space="preserve">à l’utilisateur </w:t>
      </w:r>
      <w:r w:rsidRPr="004B599A">
        <w:rPr>
          <w:rFonts w:cs="Arial"/>
          <w:sz w:val="22"/>
          <w:szCs w:val="24"/>
        </w:rPr>
        <w:t>de remplir les numéros illi</w:t>
      </w:r>
      <w:r w:rsidR="00A74CBF">
        <w:rPr>
          <w:rFonts w:cs="Arial"/>
          <w:sz w:val="22"/>
          <w:szCs w:val="24"/>
        </w:rPr>
        <w:t>m</w:t>
      </w:r>
      <w:r w:rsidRPr="004B599A">
        <w:rPr>
          <w:rFonts w:cs="Arial"/>
          <w:sz w:val="22"/>
          <w:szCs w:val="24"/>
        </w:rPr>
        <w:t xml:space="preserve">ités, si le client possède déjà des numéros illimités, les champs sont pré-remplis avec les valeurs actuelles. </w:t>
      </w:r>
      <w:r w:rsidR="009D40F3">
        <w:rPr>
          <w:rFonts w:cs="Arial"/>
          <w:sz w:val="22"/>
          <w:szCs w:val="24"/>
        </w:rPr>
        <w:t>Pour récupérer l’information MyMT appel les services d’OGC qui renvoie les données demandées.</w:t>
      </w:r>
      <w:r w:rsidR="002B06ED">
        <w:rPr>
          <w:rFonts w:cs="Arial"/>
          <w:sz w:val="22"/>
          <w:szCs w:val="24"/>
        </w:rPr>
        <w:t xml:space="preserve"> </w:t>
      </w:r>
    </w:p>
    <w:p w:rsidR="007363EA" w:rsidRDefault="007363EA" w:rsidP="003C4B56">
      <w:pPr>
        <w:spacing w:line="360" w:lineRule="auto"/>
        <w:rPr>
          <w:rFonts w:cs="Arial"/>
          <w:sz w:val="22"/>
          <w:szCs w:val="24"/>
        </w:rPr>
      </w:pPr>
    </w:p>
    <w:p w:rsidR="00DA3CD3" w:rsidRDefault="004B599A" w:rsidP="003C4B56">
      <w:pPr>
        <w:spacing w:line="360" w:lineRule="auto"/>
        <w:rPr>
          <w:rFonts w:cs="Arial"/>
          <w:sz w:val="22"/>
          <w:szCs w:val="24"/>
        </w:rPr>
      </w:pPr>
      <w:r w:rsidRPr="004B599A">
        <w:rPr>
          <w:rFonts w:cs="Arial"/>
          <w:sz w:val="22"/>
          <w:szCs w:val="24"/>
        </w:rPr>
        <w:t xml:space="preserve">Dans le deuxième onglet la liste des numéros illimités est </w:t>
      </w:r>
      <w:r w:rsidR="00C63253">
        <w:rPr>
          <w:rFonts w:cs="Arial"/>
          <w:sz w:val="22"/>
          <w:szCs w:val="24"/>
        </w:rPr>
        <w:t>présentée</w:t>
      </w:r>
      <w:r w:rsidR="00C63253" w:rsidRPr="004B599A">
        <w:rPr>
          <w:rFonts w:cs="Arial"/>
          <w:sz w:val="22"/>
          <w:szCs w:val="24"/>
        </w:rPr>
        <w:t xml:space="preserve"> </w:t>
      </w:r>
      <w:r w:rsidR="00593CBD">
        <w:rPr>
          <w:rFonts w:cs="Arial"/>
          <w:sz w:val="22"/>
          <w:szCs w:val="24"/>
        </w:rPr>
        <w:t xml:space="preserve">ainsi que </w:t>
      </w:r>
      <w:r w:rsidRPr="004B599A">
        <w:rPr>
          <w:rFonts w:cs="Arial"/>
          <w:sz w:val="22"/>
          <w:szCs w:val="24"/>
        </w:rPr>
        <w:t xml:space="preserve">deux cases à cocher qui doivent être cochées pour qu’il soit possible </w:t>
      </w:r>
      <w:r w:rsidR="002D66D4">
        <w:rPr>
          <w:rFonts w:cs="Arial"/>
          <w:sz w:val="22"/>
          <w:szCs w:val="24"/>
        </w:rPr>
        <w:t xml:space="preserve">de </w:t>
      </w:r>
      <w:r w:rsidRPr="004B599A">
        <w:rPr>
          <w:rFonts w:cs="Arial"/>
          <w:sz w:val="22"/>
          <w:szCs w:val="24"/>
        </w:rPr>
        <w:t>vali</w:t>
      </w:r>
      <w:r w:rsidR="002D66D4">
        <w:rPr>
          <w:rFonts w:cs="Arial"/>
          <w:sz w:val="22"/>
          <w:szCs w:val="24"/>
        </w:rPr>
        <w:t>der</w:t>
      </w:r>
      <w:r w:rsidRPr="004B599A">
        <w:rPr>
          <w:rFonts w:cs="Arial"/>
          <w:sz w:val="22"/>
          <w:szCs w:val="24"/>
        </w:rPr>
        <w:t xml:space="preserve"> l’onglet et d</w:t>
      </w:r>
      <w:r w:rsidR="00431516">
        <w:rPr>
          <w:rFonts w:cs="Arial"/>
          <w:sz w:val="22"/>
          <w:szCs w:val="24"/>
        </w:rPr>
        <w:t xml:space="preserve">’enregistrer les </w:t>
      </w:r>
      <w:r w:rsidRPr="004B599A">
        <w:rPr>
          <w:rFonts w:cs="Arial"/>
          <w:sz w:val="22"/>
          <w:szCs w:val="24"/>
        </w:rPr>
        <w:t>modifications</w:t>
      </w:r>
      <w:r w:rsidR="00431516">
        <w:rPr>
          <w:rFonts w:cs="Arial"/>
          <w:sz w:val="22"/>
          <w:szCs w:val="24"/>
        </w:rPr>
        <w:t>.</w:t>
      </w:r>
      <w:r w:rsidRPr="004B599A">
        <w:rPr>
          <w:rFonts w:cs="Arial"/>
          <w:sz w:val="22"/>
          <w:szCs w:val="24"/>
        </w:rPr>
        <w:t xml:space="preserve"> En cas de succès le troisième onglet est affiché, la modification est enregistrée dans la base de données et le client recevra un email de confirmation.</w:t>
      </w:r>
    </w:p>
    <w:p w:rsidR="00AC7885" w:rsidRDefault="00AC7885" w:rsidP="003C4B56">
      <w:pPr>
        <w:spacing w:line="360" w:lineRule="auto"/>
        <w:rPr>
          <w:rFonts w:cs="Arial"/>
          <w:sz w:val="22"/>
          <w:szCs w:val="24"/>
        </w:rPr>
      </w:pPr>
    </w:p>
    <w:p w:rsidR="00851C8F" w:rsidRDefault="00AC7885" w:rsidP="00715DBD">
      <w:pPr>
        <w:spacing w:line="360" w:lineRule="auto"/>
        <w:rPr>
          <w:rFonts w:cs="Arial"/>
          <w:sz w:val="22"/>
          <w:szCs w:val="24"/>
        </w:rPr>
      </w:pPr>
      <w:r>
        <w:rPr>
          <w:rFonts w:cs="Arial"/>
          <w:sz w:val="22"/>
          <w:szCs w:val="24"/>
        </w:rPr>
        <w:t>Comme j’avais dit avant, il faut s’assurer que les fonctionnalités ajoutées soient bien affichées sur tous les navigateurs.</w:t>
      </w:r>
      <w:r w:rsidR="007135FE">
        <w:rPr>
          <w:rFonts w:cs="Arial"/>
          <w:sz w:val="22"/>
          <w:szCs w:val="24"/>
        </w:rPr>
        <w:t xml:space="preserve"> En ce qui concerne le développement des</w:t>
      </w:r>
      <w:r w:rsidR="007135FE" w:rsidRPr="007135FE">
        <w:rPr>
          <w:rFonts w:cs="Arial"/>
          <w:sz w:val="22"/>
          <w:szCs w:val="24"/>
        </w:rPr>
        <w:t xml:space="preserve"> actions</w:t>
      </w:r>
      <w:r w:rsidR="007135FE">
        <w:rPr>
          <w:rFonts w:cs="Arial"/>
          <w:sz w:val="22"/>
          <w:szCs w:val="24"/>
        </w:rPr>
        <w:t xml:space="preserve"> Struts</w:t>
      </w:r>
      <w:r w:rsidR="007135FE" w:rsidRPr="007135FE">
        <w:rPr>
          <w:rFonts w:cs="Arial"/>
          <w:sz w:val="22"/>
          <w:szCs w:val="24"/>
        </w:rPr>
        <w:t xml:space="preserve"> en </w:t>
      </w:r>
      <w:r w:rsidR="007135FE">
        <w:rPr>
          <w:rFonts w:cs="Arial"/>
          <w:sz w:val="22"/>
          <w:szCs w:val="24"/>
        </w:rPr>
        <w:t>Ja</w:t>
      </w:r>
      <w:r w:rsidR="007135FE" w:rsidRPr="007135FE">
        <w:rPr>
          <w:rFonts w:cs="Arial"/>
          <w:sz w:val="22"/>
          <w:szCs w:val="24"/>
        </w:rPr>
        <w:t xml:space="preserve">va, </w:t>
      </w:r>
      <w:r w:rsidR="007135FE">
        <w:rPr>
          <w:rFonts w:cs="Arial"/>
          <w:sz w:val="22"/>
          <w:szCs w:val="24"/>
        </w:rPr>
        <w:t>j'ai eu l'occasion d'apprendre la façon de</w:t>
      </w:r>
      <w:r w:rsidR="007135FE" w:rsidRPr="007135FE">
        <w:rPr>
          <w:rFonts w:cs="Arial"/>
          <w:sz w:val="22"/>
          <w:szCs w:val="24"/>
        </w:rPr>
        <w:t xml:space="preserve"> </w:t>
      </w:r>
      <w:r w:rsidR="007135FE">
        <w:rPr>
          <w:rFonts w:cs="Arial"/>
          <w:sz w:val="22"/>
          <w:szCs w:val="24"/>
        </w:rPr>
        <w:t>coder de</w:t>
      </w:r>
      <w:r w:rsidR="007135FE" w:rsidRPr="007135FE">
        <w:rPr>
          <w:rFonts w:cs="Arial"/>
          <w:sz w:val="22"/>
          <w:szCs w:val="24"/>
        </w:rPr>
        <w:t xml:space="preserve"> l'équipe</w:t>
      </w:r>
      <w:r w:rsidR="007135FE">
        <w:rPr>
          <w:rFonts w:cs="Arial"/>
          <w:sz w:val="22"/>
          <w:szCs w:val="24"/>
        </w:rPr>
        <w:t xml:space="preserve"> du travail</w:t>
      </w:r>
      <w:r w:rsidR="007135FE" w:rsidRPr="007135FE">
        <w:rPr>
          <w:rFonts w:cs="Arial"/>
          <w:sz w:val="22"/>
          <w:szCs w:val="24"/>
        </w:rPr>
        <w:t xml:space="preserve">, </w:t>
      </w:r>
      <w:r w:rsidR="007135FE">
        <w:rPr>
          <w:rFonts w:cs="Arial"/>
          <w:sz w:val="22"/>
          <w:szCs w:val="24"/>
        </w:rPr>
        <w:t xml:space="preserve">ce </w:t>
      </w:r>
      <w:r w:rsidR="007135FE" w:rsidRPr="007135FE">
        <w:rPr>
          <w:rFonts w:cs="Arial"/>
          <w:sz w:val="22"/>
          <w:szCs w:val="24"/>
        </w:rPr>
        <w:t xml:space="preserve">qui m'a permis de développer un code maintenable qui est facile à </w:t>
      </w:r>
      <w:r w:rsidR="002B5651">
        <w:rPr>
          <w:rFonts w:cs="Arial"/>
          <w:sz w:val="22"/>
          <w:szCs w:val="24"/>
        </w:rPr>
        <w:t xml:space="preserve">faire </w:t>
      </w:r>
      <w:r w:rsidR="007135FE" w:rsidRPr="007135FE">
        <w:rPr>
          <w:rFonts w:cs="Arial"/>
          <w:sz w:val="22"/>
          <w:szCs w:val="24"/>
        </w:rPr>
        <w:t>évoluer</w:t>
      </w:r>
      <w:r w:rsidR="007135FE">
        <w:rPr>
          <w:rFonts w:cs="Arial"/>
          <w:sz w:val="22"/>
          <w:szCs w:val="24"/>
        </w:rPr>
        <w:t>.</w:t>
      </w:r>
    </w:p>
    <w:p w:rsidR="007135FE" w:rsidRDefault="007135FE" w:rsidP="00715DBD">
      <w:pPr>
        <w:spacing w:line="360" w:lineRule="auto"/>
        <w:rPr>
          <w:rFonts w:cs="Arial"/>
          <w:sz w:val="22"/>
          <w:szCs w:val="24"/>
        </w:rPr>
      </w:pPr>
    </w:p>
    <w:p w:rsidR="00C41069" w:rsidRDefault="00C41069" w:rsidP="00715DBD">
      <w:pPr>
        <w:spacing w:line="360" w:lineRule="auto"/>
        <w:rPr>
          <w:rFonts w:cs="Arial"/>
          <w:sz w:val="22"/>
          <w:szCs w:val="24"/>
        </w:rPr>
      </w:pPr>
      <w:r>
        <w:rPr>
          <w:rFonts w:cs="Arial"/>
          <w:sz w:val="22"/>
          <w:szCs w:val="24"/>
        </w:rPr>
        <w:t>Les images ci-dessous montrent les pop-up FancyBox développé</w:t>
      </w:r>
      <w:r w:rsidR="004C37F4">
        <w:rPr>
          <w:rFonts w:cs="Arial"/>
          <w:sz w:val="22"/>
          <w:szCs w:val="24"/>
        </w:rPr>
        <w:t>e</w:t>
      </w:r>
      <w:r>
        <w:rPr>
          <w:rFonts w:cs="Arial"/>
          <w:sz w:val="22"/>
          <w:szCs w:val="24"/>
        </w:rPr>
        <w:t>s pour la gestion (modification ou</w:t>
      </w:r>
      <w:r w:rsidR="001C3860">
        <w:rPr>
          <w:rFonts w:cs="Arial"/>
          <w:sz w:val="22"/>
          <w:szCs w:val="24"/>
        </w:rPr>
        <w:t xml:space="preserve"> saisie</w:t>
      </w:r>
      <w:r>
        <w:rPr>
          <w:rFonts w:cs="Arial"/>
          <w:sz w:val="22"/>
          <w:szCs w:val="24"/>
        </w:rPr>
        <w:t xml:space="preserve">) des numéros illimités : </w:t>
      </w:r>
    </w:p>
    <w:p w:rsidR="00F50B3C" w:rsidRDefault="00F50B3C" w:rsidP="00715DBD">
      <w:pPr>
        <w:spacing w:line="360" w:lineRule="auto"/>
        <w:rPr>
          <w:rFonts w:cs="Arial"/>
          <w:sz w:val="22"/>
          <w:szCs w:val="24"/>
        </w:rPr>
      </w:pPr>
    </w:p>
    <w:p w:rsidR="007540D7" w:rsidRDefault="007540D7" w:rsidP="00715DBD">
      <w:pPr>
        <w:spacing w:line="360" w:lineRule="auto"/>
        <w:jc w:val="center"/>
        <w:rPr>
          <w:rFonts w:cs="Arial"/>
          <w:sz w:val="22"/>
          <w:szCs w:val="24"/>
        </w:rPr>
      </w:pPr>
      <w:r>
        <w:rPr>
          <w:rFonts w:cs="Arial"/>
          <w:noProof/>
          <w:sz w:val="22"/>
          <w:szCs w:val="24"/>
        </w:rPr>
        <w:lastRenderedPageBreak/>
        <w:drawing>
          <wp:inline distT="0" distB="0" distL="0" distR="0">
            <wp:extent cx="4210050" cy="2870489"/>
            <wp:effectExtent l="19050" t="0" r="0" b="0"/>
            <wp:docPr id="11" name="Image 2" descr="D:\Projets\OGC-MyMT\doc\captures MyMT\v7.00\modification 3 num - ste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s\OGC-MyMT\doc\captures MyMT\v7.00\modification 3 num - step1.JPG"/>
                    <pic:cNvPicPr>
                      <a:picLocks noChangeAspect="1" noChangeArrowheads="1"/>
                    </pic:cNvPicPr>
                  </pic:nvPicPr>
                  <pic:blipFill>
                    <a:blip r:embed="rId38" cstate="print"/>
                    <a:srcRect/>
                    <a:stretch>
                      <a:fillRect/>
                    </a:stretch>
                  </pic:blipFill>
                  <pic:spPr bwMode="auto">
                    <a:xfrm>
                      <a:off x="0" y="0"/>
                      <a:ext cx="4210050" cy="2870489"/>
                    </a:xfrm>
                    <a:prstGeom prst="rect">
                      <a:avLst/>
                    </a:prstGeom>
                    <a:noFill/>
                    <a:ln w="9525">
                      <a:noFill/>
                      <a:miter lim="800000"/>
                      <a:headEnd/>
                      <a:tailEnd/>
                    </a:ln>
                  </pic:spPr>
                </pic:pic>
              </a:graphicData>
            </a:graphic>
          </wp:inline>
        </w:drawing>
      </w:r>
    </w:p>
    <w:p w:rsidR="00986AD2" w:rsidRPr="00986AD2" w:rsidRDefault="003C4B56" w:rsidP="00203DEA">
      <w:pPr>
        <w:pStyle w:val="Lgende"/>
        <w:jc w:val="center"/>
      </w:pPr>
      <w:bookmarkStart w:id="1570" w:name="_Toc396225625"/>
      <w:r>
        <w:t xml:space="preserve">Figure </w:t>
      </w:r>
      <w:fldSimple w:instr=" SEQ Figure \* ARABIC ">
        <w:r w:rsidR="00D03311">
          <w:rPr>
            <w:noProof/>
          </w:rPr>
          <w:t>11</w:t>
        </w:r>
      </w:fldSimple>
      <w:r w:rsidR="007363EA">
        <w:t xml:space="preserve"> : É</w:t>
      </w:r>
      <w:r>
        <w:t>tape 1 de la modification des numéros illimités</w:t>
      </w:r>
      <w:bookmarkEnd w:id="1570"/>
    </w:p>
    <w:p w:rsidR="003C4B56" w:rsidRPr="003C4B56" w:rsidRDefault="003C4B56" w:rsidP="003C4B56"/>
    <w:p w:rsidR="007540D7" w:rsidRDefault="007540D7" w:rsidP="00715DBD">
      <w:pPr>
        <w:spacing w:line="360" w:lineRule="auto"/>
        <w:jc w:val="center"/>
        <w:rPr>
          <w:rFonts w:cs="Arial"/>
          <w:sz w:val="22"/>
          <w:szCs w:val="24"/>
        </w:rPr>
      </w:pPr>
      <w:r>
        <w:rPr>
          <w:rFonts w:cs="Arial"/>
          <w:noProof/>
          <w:sz w:val="22"/>
          <w:szCs w:val="24"/>
        </w:rPr>
        <w:drawing>
          <wp:inline distT="0" distB="0" distL="0" distR="0">
            <wp:extent cx="4267200" cy="2977698"/>
            <wp:effectExtent l="19050" t="0" r="0" b="0"/>
            <wp:docPr id="13" name="Image 3" descr="D:\Projets\OGC-MyMT\doc\captures MyMT\v7.00\modification 3 num - step2 - 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ts\OGC-MyMT\doc\captures MyMT\v7.00\modification 3 num - step2 - validation.JPG"/>
                    <pic:cNvPicPr>
                      <a:picLocks noChangeAspect="1" noChangeArrowheads="1"/>
                    </pic:cNvPicPr>
                  </pic:nvPicPr>
                  <pic:blipFill>
                    <a:blip r:embed="rId39" cstate="print"/>
                    <a:srcRect/>
                    <a:stretch>
                      <a:fillRect/>
                    </a:stretch>
                  </pic:blipFill>
                  <pic:spPr bwMode="auto">
                    <a:xfrm>
                      <a:off x="0" y="0"/>
                      <a:ext cx="4265462" cy="2976485"/>
                    </a:xfrm>
                    <a:prstGeom prst="rect">
                      <a:avLst/>
                    </a:prstGeom>
                    <a:noFill/>
                    <a:ln w="9525">
                      <a:noFill/>
                      <a:miter lim="800000"/>
                      <a:headEnd/>
                      <a:tailEnd/>
                    </a:ln>
                  </pic:spPr>
                </pic:pic>
              </a:graphicData>
            </a:graphic>
          </wp:inline>
        </w:drawing>
      </w:r>
    </w:p>
    <w:p w:rsidR="003D4D1C" w:rsidRDefault="003C4B56" w:rsidP="003C4B56">
      <w:pPr>
        <w:pStyle w:val="Lgende"/>
        <w:jc w:val="center"/>
      </w:pPr>
      <w:bookmarkStart w:id="1571" w:name="_Toc396225626"/>
      <w:r>
        <w:t xml:space="preserve">Figure </w:t>
      </w:r>
      <w:fldSimple w:instr=" SEQ Figure \* ARABIC ">
        <w:r w:rsidR="00D03311">
          <w:rPr>
            <w:noProof/>
          </w:rPr>
          <w:t>12</w:t>
        </w:r>
      </w:fldSimple>
      <w:r w:rsidR="007363EA">
        <w:t xml:space="preserve"> : É</w:t>
      </w:r>
      <w:r>
        <w:t>tape 2 de la modification des numéros illimités</w:t>
      </w:r>
      <w:bookmarkEnd w:id="1571"/>
    </w:p>
    <w:p w:rsidR="00A142AC" w:rsidRPr="00A142AC" w:rsidRDefault="00A142AC" w:rsidP="00A142AC"/>
    <w:p w:rsidR="00000000" w:rsidRDefault="00CE4042">
      <w:pPr>
        <w:pStyle w:val="Titre4"/>
        <w:spacing w:after="0" w:line="360" w:lineRule="auto"/>
        <w:pPrChange w:id="1572" w:author="TUNQUI Carla (ctunqui)" w:date="2014-08-19T15:50:00Z">
          <w:pPr>
            <w:pStyle w:val="Titre4"/>
            <w:spacing w:line="360" w:lineRule="auto"/>
          </w:pPr>
        </w:pPrChange>
      </w:pPr>
      <w:bookmarkStart w:id="1573" w:name="_Toc396225607"/>
      <w:r>
        <w:t>Autres évolutions MyMT</w:t>
      </w:r>
      <w:bookmarkEnd w:id="1573"/>
    </w:p>
    <w:p w:rsidR="00000000" w:rsidRDefault="00625D7C">
      <w:pPr>
        <w:spacing w:after="0"/>
        <w:pPrChange w:id="1574" w:author="TUNQUI Carla (ctunqui)" w:date="2014-08-19T15:50:00Z">
          <w:pPr/>
        </w:pPrChange>
      </w:pPr>
    </w:p>
    <w:p w:rsidR="00000000" w:rsidRDefault="00CE4042">
      <w:pPr>
        <w:spacing w:after="0" w:line="360" w:lineRule="auto"/>
        <w:rPr>
          <w:rFonts w:cs="Arial"/>
          <w:b/>
          <w:sz w:val="22"/>
          <w:szCs w:val="24"/>
        </w:rPr>
        <w:pPrChange w:id="1575" w:author="TUNQUI Carla (ctunqui)" w:date="2014-08-19T15:50:00Z">
          <w:pPr>
            <w:spacing w:line="360" w:lineRule="auto"/>
          </w:pPr>
        </w:pPrChange>
      </w:pPr>
      <w:r>
        <w:rPr>
          <w:rFonts w:cs="Arial"/>
          <w:b/>
          <w:sz w:val="22"/>
          <w:szCs w:val="24"/>
        </w:rPr>
        <w:t xml:space="preserve">Enrichissement des </w:t>
      </w:r>
      <w:r w:rsidR="004B599A" w:rsidRPr="004B599A">
        <w:rPr>
          <w:rFonts w:cs="Arial"/>
          <w:b/>
          <w:sz w:val="22"/>
          <w:szCs w:val="24"/>
        </w:rPr>
        <w:t>Statistiques d’utilisation</w:t>
      </w:r>
    </w:p>
    <w:p w:rsidR="00000000" w:rsidRDefault="004B599A">
      <w:pPr>
        <w:spacing w:after="0" w:line="360" w:lineRule="auto"/>
        <w:rPr>
          <w:rFonts w:cs="Arial"/>
          <w:sz w:val="22"/>
          <w:szCs w:val="24"/>
        </w:rPr>
        <w:pPrChange w:id="1576" w:author="TUNQUI Carla (ctunqui)" w:date="2014-08-19T15:50:00Z">
          <w:pPr>
            <w:spacing w:line="360" w:lineRule="auto"/>
          </w:pPr>
        </w:pPrChange>
      </w:pPr>
      <w:r w:rsidRPr="004B599A">
        <w:rPr>
          <w:rFonts w:cs="Arial"/>
          <w:sz w:val="22"/>
          <w:szCs w:val="24"/>
        </w:rPr>
        <w:t xml:space="preserve">Cette évolution </w:t>
      </w:r>
      <w:r w:rsidR="003B4628">
        <w:rPr>
          <w:rFonts w:cs="Arial"/>
          <w:sz w:val="22"/>
          <w:szCs w:val="24"/>
        </w:rPr>
        <w:t xml:space="preserve">a pour but de </w:t>
      </w:r>
      <w:r w:rsidRPr="004B599A">
        <w:rPr>
          <w:rFonts w:cs="Arial"/>
          <w:sz w:val="22"/>
          <w:szCs w:val="24"/>
        </w:rPr>
        <w:t>stocker dans la base de données MyMT des indicateurs sur l’utilisation de l’application MyMT par les clients.</w:t>
      </w:r>
    </w:p>
    <w:p w:rsidR="0003777F" w:rsidRPr="008D69B3" w:rsidRDefault="004B599A" w:rsidP="00715DBD">
      <w:pPr>
        <w:spacing w:line="360" w:lineRule="auto"/>
        <w:rPr>
          <w:rFonts w:cs="Arial"/>
          <w:sz w:val="22"/>
          <w:szCs w:val="24"/>
        </w:rPr>
      </w:pPr>
      <w:r w:rsidRPr="004B599A">
        <w:rPr>
          <w:rFonts w:cs="Arial"/>
          <w:sz w:val="22"/>
          <w:szCs w:val="24"/>
        </w:rPr>
        <w:lastRenderedPageBreak/>
        <w:t xml:space="preserve">Les tables affectées par l’évolution sont les suivantes : MYMT_REPORT_CONNEXION, MYMT_ACTION et </w:t>
      </w:r>
      <w:r w:rsidRPr="004B599A">
        <w:rPr>
          <w:rFonts w:cs="Arial"/>
          <w:sz w:val="22"/>
          <w:szCs w:val="24"/>
        </w:rPr>
        <w:tab/>
        <w:t>MYMT_REPORT_CLIENT_ACTION.</w:t>
      </w:r>
    </w:p>
    <w:p w:rsidR="0003777F" w:rsidRPr="008D69B3" w:rsidRDefault="0003777F" w:rsidP="00715DBD">
      <w:pPr>
        <w:spacing w:line="360" w:lineRule="auto"/>
        <w:rPr>
          <w:rFonts w:cs="Arial"/>
          <w:sz w:val="22"/>
          <w:szCs w:val="24"/>
        </w:rPr>
      </w:pPr>
    </w:p>
    <w:p w:rsidR="007363EA" w:rsidRDefault="00636203" w:rsidP="00715DBD">
      <w:pPr>
        <w:spacing w:line="360" w:lineRule="auto"/>
        <w:rPr>
          <w:rFonts w:cs="Arial"/>
          <w:sz w:val="22"/>
          <w:szCs w:val="24"/>
        </w:rPr>
      </w:pPr>
      <w:r>
        <w:rPr>
          <w:rFonts w:cs="Arial"/>
          <w:sz w:val="22"/>
          <w:szCs w:val="24"/>
        </w:rPr>
        <w:t>Le client souhaite enregistrer les différentes actions faites par</w:t>
      </w:r>
      <w:r w:rsidR="004B599A" w:rsidRPr="004B599A">
        <w:rPr>
          <w:rFonts w:cs="Arial"/>
          <w:sz w:val="22"/>
          <w:szCs w:val="24"/>
        </w:rPr>
        <w:t xml:space="preserve"> les</w:t>
      </w:r>
      <w:r>
        <w:rPr>
          <w:rFonts w:cs="Arial"/>
          <w:sz w:val="22"/>
          <w:szCs w:val="24"/>
        </w:rPr>
        <w:t xml:space="preserve"> deux types de</w:t>
      </w:r>
      <w:r w:rsidR="004B599A" w:rsidRPr="004B599A">
        <w:rPr>
          <w:rFonts w:cs="Arial"/>
          <w:sz w:val="22"/>
          <w:szCs w:val="24"/>
        </w:rPr>
        <w:t xml:space="preserve"> clients</w:t>
      </w:r>
      <w:r>
        <w:rPr>
          <w:rFonts w:cs="Arial"/>
          <w:sz w:val="22"/>
          <w:szCs w:val="24"/>
        </w:rPr>
        <w:t xml:space="preserve"> existants :</w:t>
      </w:r>
      <w:r w:rsidR="004B599A" w:rsidRPr="004B599A">
        <w:rPr>
          <w:rFonts w:cs="Arial"/>
          <w:sz w:val="22"/>
          <w:szCs w:val="24"/>
        </w:rPr>
        <w:t xml:space="preserve"> PRO et GP</w:t>
      </w:r>
      <w:r>
        <w:rPr>
          <w:rFonts w:cs="Arial"/>
          <w:sz w:val="22"/>
          <w:szCs w:val="24"/>
        </w:rPr>
        <w:t>,</w:t>
      </w:r>
      <w:r w:rsidR="004B599A" w:rsidRPr="004B599A">
        <w:rPr>
          <w:rFonts w:cs="Arial"/>
          <w:sz w:val="22"/>
          <w:szCs w:val="24"/>
        </w:rPr>
        <w:t xml:space="preserve"> </w:t>
      </w:r>
      <w:r>
        <w:rPr>
          <w:rFonts w:cs="Arial"/>
          <w:sz w:val="22"/>
          <w:szCs w:val="24"/>
        </w:rPr>
        <w:t xml:space="preserve">c’est la </w:t>
      </w:r>
      <w:r w:rsidR="004B599A" w:rsidRPr="004B599A">
        <w:rPr>
          <w:rFonts w:cs="Arial"/>
          <w:sz w:val="22"/>
          <w:szCs w:val="24"/>
        </w:rPr>
        <w:t>raison pour laquelle il fallait ajouter à la table MYMT_REPORT_CLIENT_ACTION un champ TYPE_CLIENT qui permet d’enregistrer le type de client.</w:t>
      </w:r>
      <w:r w:rsidR="00C319F8">
        <w:rPr>
          <w:rFonts w:cs="Arial"/>
          <w:sz w:val="22"/>
          <w:szCs w:val="24"/>
        </w:rPr>
        <w:t xml:space="preserve"> </w:t>
      </w:r>
      <w:r w:rsidR="004B599A" w:rsidRPr="004B599A">
        <w:rPr>
          <w:rFonts w:cs="Arial"/>
          <w:sz w:val="22"/>
          <w:szCs w:val="24"/>
        </w:rPr>
        <w:t xml:space="preserve">Comment cette table est utilisée </w:t>
      </w:r>
      <w:r w:rsidR="0011682A">
        <w:rPr>
          <w:rFonts w:cs="Arial"/>
          <w:sz w:val="22"/>
          <w:szCs w:val="24"/>
        </w:rPr>
        <w:t xml:space="preserve">par </w:t>
      </w:r>
      <w:r w:rsidR="004B599A" w:rsidRPr="004B599A">
        <w:rPr>
          <w:rFonts w:cs="Arial"/>
          <w:sz w:val="22"/>
          <w:szCs w:val="24"/>
        </w:rPr>
        <w:t>toute l’application</w:t>
      </w:r>
      <w:r w:rsidR="00365C08">
        <w:rPr>
          <w:rFonts w:cs="Arial"/>
          <w:sz w:val="22"/>
          <w:szCs w:val="24"/>
        </w:rPr>
        <w:t xml:space="preserve"> MyMT,</w:t>
      </w:r>
      <w:r w:rsidR="004B599A" w:rsidRPr="004B599A">
        <w:rPr>
          <w:rFonts w:cs="Arial"/>
          <w:sz w:val="22"/>
          <w:szCs w:val="24"/>
        </w:rPr>
        <w:t xml:space="preserve"> il </w:t>
      </w:r>
      <w:r w:rsidR="006B5015">
        <w:rPr>
          <w:rFonts w:cs="Arial"/>
          <w:sz w:val="22"/>
          <w:szCs w:val="24"/>
        </w:rPr>
        <w:t xml:space="preserve">a été </w:t>
      </w:r>
      <w:r w:rsidR="004B599A" w:rsidRPr="004B599A">
        <w:rPr>
          <w:rFonts w:cs="Arial"/>
          <w:sz w:val="22"/>
          <w:szCs w:val="24"/>
        </w:rPr>
        <w:t>nécessaire de changer toutes les méthodes de MyMT enregistrant d</w:t>
      </w:r>
      <w:r w:rsidR="00D93380">
        <w:rPr>
          <w:rFonts w:cs="Arial"/>
          <w:sz w:val="22"/>
          <w:szCs w:val="24"/>
        </w:rPr>
        <w:t>’</w:t>
      </w:r>
      <w:r w:rsidR="004B599A" w:rsidRPr="004B599A">
        <w:rPr>
          <w:rFonts w:cs="Arial"/>
          <w:sz w:val="22"/>
          <w:szCs w:val="24"/>
        </w:rPr>
        <w:t>autres statistiques d’</w:t>
      </w:r>
      <w:r w:rsidR="00365C08">
        <w:rPr>
          <w:rFonts w:cs="Arial"/>
          <w:sz w:val="22"/>
          <w:szCs w:val="24"/>
        </w:rPr>
        <w:t>utilisation.</w:t>
      </w:r>
    </w:p>
    <w:p w:rsidR="00C319F8" w:rsidRPr="008D69B3" w:rsidRDefault="00C319F8" w:rsidP="00715DBD">
      <w:pPr>
        <w:spacing w:line="360" w:lineRule="auto"/>
        <w:rPr>
          <w:rFonts w:cs="Arial"/>
          <w:sz w:val="22"/>
          <w:szCs w:val="24"/>
        </w:rPr>
      </w:pPr>
    </w:p>
    <w:p w:rsidR="00C34C0B" w:rsidRDefault="005167C1">
      <w:pPr>
        <w:spacing w:line="360" w:lineRule="auto"/>
        <w:rPr>
          <w:rFonts w:cs="Arial"/>
          <w:sz w:val="22"/>
          <w:szCs w:val="24"/>
        </w:rPr>
      </w:pPr>
      <w:r w:rsidRPr="005167C1">
        <w:rPr>
          <w:rFonts w:cs="Arial"/>
          <w:sz w:val="22"/>
          <w:szCs w:val="24"/>
        </w:rPr>
        <w:t xml:space="preserve">En plus d’ajouter </w:t>
      </w:r>
      <w:r w:rsidR="00A73557">
        <w:rPr>
          <w:rFonts w:cs="Arial"/>
          <w:sz w:val="22"/>
          <w:szCs w:val="24"/>
        </w:rPr>
        <w:t>le type de client dans les statistiques, ces dernières ont également été enrichies avec les nouveaux actes de gestion sur les numéros illimités.</w:t>
      </w:r>
    </w:p>
    <w:p w:rsidR="00E60B20" w:rsidRPr="008D69B3" w:rsidRDefault="00E60B20" w:rsidP="00715DBD">
      <w:pPr>
        <w:spacing w:line="360" w:lineRule="auto"/>
        <w:rPr>
          <w:rFonts w:cs="Arial"/>
          <w:sz w:val="22"/>
          <w:szCs w:val="24"/>
        </w:rPr>
      </w:pPr>
    </w:p>
    <w:p w:rsidR="00643289" w:rsidRPr="008D69B3" w:rsidRDefault="004B599A" w:rsidP="00715DBD">
      <w:pPr>
        <w:spacing w:line="360" w:lineRule="auto"/>
        <w:rPr>
          <w:rFonts w:cs="Arial"/>
          <w:b/>
          <w:sz w:val="22"/>
          <w:szCs w:val="24"/>
        </w:rPr>
      </w:pPr>
      <w:r w:rsidRPr="004B599A">
        <w:rPr>
          <w:rFonts w:cs="Arial"/>
          <w:b/>
          <w:sz w:val="22"/>
          <w:szCs w:val="24"/>
        </w:rPr>
        <w:t>Récupération des contrats PDF</w:t>
      </w:r>
    </w:p>
    <w:p w:rsidR="008D127D" w:rsidRDefault="004B599A" w:rsidP="00715DBD">
      <w:pPr>
        <w:spacing w:line="360" w:lineRule="auto"/>
        <w:rPr>
          <w:rFonts w:cs="Arial"/>
          <w:sz w:val="22"/>
          <w:szCs w:val="24"/>
        </w:rPr>
      </w:pPr>
      <w:r w:rsidRPr="004B599A">
        <w:rPr>
          <w:rFonts w:cs="Arial"/>
          <w:sz w:val="22"/>
          <w:szCs w:val="24"/>
        </w:rPr>
        <w:t>MyMT permet de visualiser l’historique des commandes effectuées par un client. Le fonctionnement ancien ne permettait pas de récupérer tous les contrats PDF générés par OGC sauf pour les commandes de modification de mode de paiement en attente. La nouvelle évolution permettra maintenant d’ouvrir le contrat PDF si la commande est associée à un contrat. Ce contrat est fourni par OGC et récupéré par MyMT pour affichage.</w:t>
      </w:r>
    </w:p>
    <w:p w:rsidR="00643289" w:rsidRPr="008D69B3" w:rsidRDefault="00643289" w:rsidP="00715DBD">
      <w:pPr>
        <w:spacing w:line="360" w:lineRule="auto"/>
        <w:rPr>
          <w:rFonts w:cs="Arial"/>
          <w:b/>
          <w:sz w:val="22"/>
          <w:szCs w:val="24"/>
        </w:rPr>
      </w:pPr>
    </w:p>
    <w:p w:rsidR="00031D61" w:rsidRPr="006A4517" w:rsidRDefault="004B599A" w:rsidP="00715DBD">
      <w:pPr>
        <w:spacing w:line="360" w:lineRule="auto"/>
        <w:rPr>
          <w:rFonts w:cs="Arial"/>
          <w:b/>
          <w:sz w:val="22"/>
          <w:szCs w:val="24"/>
        </w:rPr>
      </w:pPr>
      <w:r w:rsidRPr="004B599A">
        <w:rPr>
          <w:rFonts w:cs="Arial"/>
          <w:b/>
          <w:sz w:val="22"/>
          <w:szCs w:val="24"/>
        </w:rPr>
        <w:t>Amélioration de l’expérience utilisateur</w:t>
      </w:r>
    </w:p>
    <w:p w:rsidR="00D00C96" w:rsidRPr="008D69B3" w:rsidRDefault="004B599A" w:rsidP="00715DBD">
      <w:pPr>
        <w:spacing w:line="360" w:lineRule="auto"/>
        <w:rPr>
          <w:rFonts w:cs="Arial"/>
          <w:sz w:val="22"/>
          <w:szCs w:val="24"/>
        </w:rPr>
      </w:pPr>
      <w:r w:rsidRPr="004B599A">
        <w:rPr>
          <w:rFonts w:cs="Arial"/>
          <w:sz w:val="22"/>
          <w:szCs w:val="24"/>
        </w:rPr>
        <w:t>Cette évolution est fait pour améliorer la navigation du client dans MyMT, elle consiste en afficher la partie informations complémentaires du Bloc MES SERVICES par défaut. Avant il fallait cliquer sur le bouton + pour afficher cette information, maintenant elle sera affichée au chargement de la page.</w:t>
      </w:r>
    </w:p>
    <w:p w:rsidR="00CE4042" w:rsidRDefault="00CE4042" w:rsidP="00715DBD">
      <w:pPr>
        <w:spacing w:line="360" w:lineRule="auto"/>
        <w:rPr>
          <w:ins w:id="1577" w:author="TUNQUI Carla (ctunqui)" w:date="2014-08-19T15:30:00Z"/>
          <w:rFonts w:cs="Arial"/>
          <w:szCs w:val="24"/>
        </w:rPr>
      </w:pPr>
    </w:p>
    <w:p w:rsidR="00F15725" w:rsidRDefault="00F15725" w:rsidP="00715DBD">
      <w:pPr>
        <w:spacing w:line="360" w:lineRule="auto"/>
        <w:rPr>
          <w:ins w:id="1578" w:author="TUNQUI Carla (ctunqui)" w:date="2014-08-19T15:30:00Z"/>
          <w:rFonts w:cs="Arial"/>
          <w:szCs w:val="24"/>
        </w:rPr>
      </w:pPr>
    </w:p>
    <w:p w:rsidR="00F15725" w:rsidRDefault="00F15725" w:rsidP="00715DBD">
      <w:pPr>
        <w:spacing w:line="360" w:lineRule="auto"/>
        <w:rPr>
          <w:rFonts w:cs="Arial"/>
          <w:szCs w:val="24"/>
        </w:rPr>
      </w:pPr>
    </w:p>
    <w:p w:rsidR="00000000" w:rsidRDefault="007363EA">
      <w:pPr>
        <w:pStyle w:val="Titre3"/>
        <w:spacing w:after="0" w:line="360" w:lineRule="auto"/>
        <w:pPrChange w:id="1579" w:author="TUNQUI Carla (ctunqui)" w:date="2014-08-19T15:50:00Z">
          <w:pPr>
            <w:pStyle w:val="Titre3"/>
            <w:spacing w:line="360" w:lineRule="auto"/>
          </w:pPr>
        </w:pPrChange>
      </w:pPr>
      <w:bookmarkStart w:id="1580" w:name="_Toc396225608"/>
      <w:r>
        <w:t>É</w:t>
      </w:r>
      <w:r w:rsidR="00EC1502">
        <w:t>volutions Version 07.01 de MyMT</w:t>
      </w:r>
      <w:bookmarkEnd w:id="1580"/>
    </w:p>
    <w:p w:rsidR="00000000" w:rsidRDefault="00625D7C">
      <w:pPr>
        <w:spacing w:after="0"/>
        <w:pPrChange w:id="1581" w:author="TUNQUI Carla (ctunqui)" w:date="2014-08-19T15:50:00Z">
          <w:pPr/>
        </w:pPrChange>
      </w:pPr>
    </w:p>
    <w:p w:rsidR="00000000" w:rsidRDefault="007A6719">
      <w:pPr>
        <w:spacing w:after="0" w:line="360" w:lineRule="auto"/>
        <w:rPr>
          <w:sz w:val="22"/>
        </w:rPr>
        <w:pPrChange w:id="1582" w:author="TUNQUI Carla (ctunqui)" w:date="2014-08-19T15:50:00Z">
          <w:pPr>
            <w:spacing w:line="360" w:lineRule="auto"/>
          </w:pPr>
        </w:pPrChange>
      </w:pPr>
      <w:r>
        <w:rPr>
          <w:sz w:val="22"/>
        </w:rPr>
        <w:t xml:space="preserve">Les évolutions de cette version de MyMT sont liées à la consommation </w:t>
      </w:r>
      <w:r w:rsidR="00937414">
        <w:rPr>
          <w:sz w:val="22"/>
        </w:rPr>
        <w:t xml:space="preserve">Internet Mobile </w:t>
      </w:r>
      <w:r>
        <w:rPr>
          <w:sz w:val="22"/>
        </w:rPr>
        <w:t xml:space="preserve">d’une ligne mobile. </w:t>
      </w:r>
      <w:r w:rsidR="00DA46C1">
        <w:rPr>
          <w:sz w:val="22"/>
        </w:rPr>
        <w:t xml:space="preserve">Monaco Telecom </w:t>
      </w:r>
      <w:r>
        <w:rPr>
          <w:sz w:val="22"/>
        </w:rPr>
        <w:t xml:space="preserve">souhaite </w:t>
      </w:r>
      <w:r w:rsidR="00D95B03">
        <w:rPr>
          <w:sz w:val="22"/>
        </w:rPr>
        <w:t xml:space="preserve">mettre à la disposition du client </w:t>
      </w:r>
      <w:r w:rsidR="00EC6C0A">
        <w:rPr>
          <w:sz w:val="22"/>
        </w:rPr>
        <w:t>sa</w:t>
      </w:r>
      <w:r>
        <w:rPr>
          <w:sz w:val="22"/>
        </w:rPr>
        <w:t xml:space="preserve"> consommation en temps réel </w:t>
      </w:r>
      <w:r w:rsidR="00D95B03">
        <w:rPr>
          <w:sz w:val="22"/>
        </w:rPr>
        <w:t xml:space="preserve">et le volume total </w:t>
      </w:r>
      <w:r w:rsidR="009E0CAA">
        <w:rPr>
          <w:sz w:val="22"/>
        </w:rPr>
        <w:t xml:space="preserve">d’Internet Mobile </w:t>
      </w:r>
      <w:r w:rsidR="00D95B03">
        <w:rPr>
          <w:sz w:val="22"/>
        </w:rPr>
        <w:t xml:space="preserve">dont il dispose. </w:t>
      </w:r>
      <w:r w:rsidR="009E0CAA">
        <w:rPr>
          <w:sz w:val="22"/>
        </w:rPr>
        <w:t>En complément, des fonctions de consultations des alertes de consommations Internet Mobile sont ajoutées sur MyMT</w:t>
      </w:r>
      <w:r w:rsidR="00880FB6">
        <w:rPr>
          <w:sz w:val="22"/>
        </w:rPr>
        <w:t>.</w:t>
      </w:r>
    </w:p>
    <w:p w:rsidR="00880FB6" w:rsidRDefault="00880FB6" w:rsidP="00715DBD">
      <w:pPr>
        <w:spacing w:line="360" w:lineRule="auto"/>
        <w:rPr>
          <w:sz w:val="22"/>
        </w:rPr>
      </w:pPr>
    </w:p>
    <w:p w:rsidR="00AB360A" w:rsidRDefault="003B7063" w:rsidP="00715DBD">
      <w:pPr>
        <w:spacing w:line="360" w:lineRule="auto"/>
        <w:rPr>
          <w:sz w:val="22"/>
        </w:rPr>
      </w:pPr>
      <w:r>
        <w:rPr>
          <w:sz w:val="22"/>
        </w:rPr>
        <w:t>Les</w:t>
      </w:r>
      <w:r w:rsidR="00880FB6">
        <w:rPr>
          <w:sz w:val="22"/>
        </w:rPr>
        <w:t xml:space="preserve"> modifications à réaliser sur MyMT sont les suivantes :</w:t>
      </w:r>
    </w:p>
    <w:p w:rsidR="00880FB6" w:rsidRPr="00880FB6" w:rsidRDefault="00880FB6" w:rsidP="00291F26">
      <w:pPr>
        <w:numPr>
          <w:ilvl w:val="0"/>
          <w:numId w:val="16"/>
        </w:numPr>
        <w:spacing w:line="360" w:lineRule="auto"/>
        <w:rPr>
          <w:sz w:val="22"/>
        </w:rPr>
      </w:pPr>
      <w:r w:rsidRPr="00880FB6">
        <w:rPr>
          <w:sz w:val="22"/>
        </w:rPr>
        <w:t>Affichage du statut « Fair-use » d’un client, au niveau du bloc mes lignes et au niveau des jauges de consultation du suivi des consommations</w:t>
      </w:r>
    </w:p>
    <w:p w:rsidR="00880FB6" w:rsidRPr="00880FB6" w:rsidRDefault="00880FB6" w:rsidP="00291F26">
      <w:pPr>
        <w:numPr>
          <w:ilvl w:val="0"/>
          <w:numId w:val="16"/>
        </w:numPr>
        <w:spacing w:line="360" w:lineRule="auto"/>
        <w:rPr>
          <w:sz w:val="22"/>
        </w:rPr>
      </w:pPr>
      <w:r w:rsidRPr="00880FB6">
        <w:rPr>
          <w:sz w:val="22"/>
        </w:rPr>
        <w:t>Affichage des compteurs data pour un client ayant plusieurs lignes GP ou un client ayant une ligne PRO</w:t>
      </w:r>
    </w:p>
    <w:p w:rsidR="00880FB6" w:rsidRPr="00880FB6" w:rsidRDefault="00880FB6" w:rsidP="00291F26">
      <w:pPr>
        <w:numPr>
          <w:ilvl w:val="0"/>
          <w:numId w:val="16"/>
        </w:numPr>
        <w:spacing w:line="360" w:lineRule="auto"/>
        <w:rPr>
          <w:sz w:val="22"/>
        </w:rPr>
      </w:pPr>
      <w:r w:rsidRPr="00880FB6">
        <w:rPr>
          <w:sz w:val="22"/>
        </w:rPr>
        <w:t>Affichage de l’historique des notifications « Fair-use »</w:t>
      </w:r>
    </w:p>
    <w:p w:rsidR="00880FB6" w:rsidRPr="00880FB6" w:rsidRDefault="00880FB6" w:rsidP="00291F26">
      <w:pPr>
        <w:numPr>
          <w:ilvl w:val="0"/>
          <w:numId w:val="16"/>
        </w:numPr>
        <w:spacing w:line="360" w:lineRule="auto"/>
        <w:rPr>
          <w:sz w:val="22"/>
        </w:rPr>
      </w:pPr>
      <w:r w:rsidRPr="00880FB6">
        <w:rPr>
          <w:sz w:val="22"/>
        </w:rPr>
        <w:t>Modification du fichier de suivi des consommations</w:t>
      </w:r>
    </w:p>
    <w:p w:rsidR="00880FB6" w:rsidRPr="00880FB6" w:rsidRDefault="00880FB6" w:rsidP="00291F26">
      <w:pPr>
        <w:numPr>
          <w:ilvl w:val="0"/>
          <w:numId w:val="16"/>
        </w:numPr>
        <w:spacing w:line="360" w:lineRule="auto"/>
        <w:rPr>
          <w:sz w:val="22"/>
        </w:rPr>
      </w:pPr>
      <w:r w:rsidRPr="00880FB6">
        <w:rPr>
          <w:sz w:val="22"/>
        </w:rPr>
        <w:t>Affichage des options de Bonus Data National</w:t>
      </w:r>
    </w:p>
    <w:p w:rsidR="00880FB6" w:rsidRDefault="00880FB6" w:rsidP="00291F26">
      <w:pPr>
        <w:numPr>
          <w:ilvl w:val="0"/>
          <w:numId w:val="16"/>
        </w:numPr>
        <w:spacing w:line="360" w:lineRule="auto"/>
        <w:rPr>
          <w:sz w:val="22"/>
        </w:rPr>
      </w:pPr>
      <w:r w:rsidRPr="00880FB6">
        <w:rPr>
          <w:sz w:val="22"/>
        </w:rPr>
        <w:t>Affichage des commandes de Bonus Data National</w:t>
      </w:r>
    </w:p>
    <w:p w:rsidR="00AB360A" w:rsidRDefault="00AB360A" w:rsidP="00AB360A">
      <w:pPr>
        <w:spacing w:line="360" w:lineRule="auto"/>
        <w:rPr>
          <w:sz w:val="22"/>
        </w:rPr>
      </w:pPr>
    </w:p>
    <w:p w:rsidR="00AB360A" w:rsidRPr="00AB360A" w:rsidRDefault="00AB360A" w:rsidP="00AB360A">
      <w:pPr>
        <w:spacing w:line="360" w:lineRule="auto"/>
        <w:rPr>
          <w:sz w:val="22"/>
        </w:rPr>
      </w:pPr>
      <w:r>
        <w:rPr>
          <w:sz w:val="22"/>
        </w:rPr>
        <w:t>Avant de commencer à développer, j’ai rédigé des spécifications techniques des évolutions à mettre en place. Cela a été l’occasion pour apprendre à faire ce type des spécifications que je n’avais pas fait avant.</w:t>
      </w:r>
    </w:p>
    <w:p w:rsidR="00AB360A" w:rsidRPr="00AB360A" w:rsidRDefault="00AB360A" w:rsidP="00AB360A">
      <w:pPr>
        <w:spacing w:before="0" w:after="0" w:line="360" w:lineRule="auto"/>
        <w:rPr>
          <w:rFonts w:cs="Arial"/>
          <w:szCs w:val="24"/>
        </w:rPr>
      </w:pPr>
    </w:p>
    <w:p w:rsidR="00B86E45" w:rsidRDefault="005E03F6" w:rsidP="00715DBD">
      <w:pPr>
        <w:pStyle w:val="Titre4"/>
        <w:spacing w:line="360" w:lineRule="auto"/>
      </w:pPr>
      <w:bookmarkStart w:id="1583" w:name="_Toc396225609"/>
      <w:r>
        <w:t>Modification du tableau de bord</w:t>
      </w:r>
      <w:bookmarkEnd w:id="1583"/>
    </w:p>
    <w:p w:rsidR="00FD482A" w:rsidRPr="00FD482A" w:rsidRDefault="00FD482A" w:rsidP="00FD482A"/>
    <w:p w:rsidR="00B86E45" w:rsidRDefault="004B599A" w:rsidP="00715DBD">
      <w:pPr>
        <w:spacing w:line="360" w:lineRule="auto"/>
        <w:rPr>
          <w:b/>
          <w:sz w:val="22"/>
        </w:rPr>
      </w:pPr>
      <w:r w:rsidRPr="004B599A">
        <w:rPr>
          <w:b/>
          <w:sz w:val="22"/>
        </w:rPr>
        <w:t>Modification du Bloc MES SERVICES</w:t>
      </w:r>
    </w:p>
    <w:p w:rsidR="00A77784" w:rsidRDefault="004B599A" w:rsidP="00715DBD">
      <w:pPr>
        <w:spacing w:line="360" w:lineRule="auto"/>
        <w:rPr>
          <w:sz w:val="22"/>
        </w:rPr>
      </w:pPr>
      <w:r w:rsidRPr="004B599A">
        <w:rPr>
          <w:sz w:val="22"/>
        </w:rPr>
        <w:t>Cette évolution a comme but la modification du Bloc MES SERVICES du tableau de bord pour montrer un lien informant le statut d’une ligne, ce lien est affiché seulement si le statut de la ligne est « en débit réduit » ou « proche du débit réduit ».</w:t>
      </w:r>
    </w:p>
    <w:p w:rsidR="008D57F2" w:rsidRDefault="008D57F2" w:rsidP="00715DBD">
      <w:pPr>
        <w:spacing w:line="360" w:lineRule="auto"/>
        <w:rPr>
          <w:sz w:val="22"/>
        </w:rPr>
      </w:pPr>
    </w:p>
    <w:p w:rsidR="008D57F2" w:rsidRDefault="008D57F2" w:rsidP="008D57F2">
      <w:pPr>
        <w:spacing w:line="360" w:lineRule="auto"/>
        <w:jc w:val="center"/>
        <w:rPr>
          <w:sz w:val="22"/>
        </w:rPr>
      </w:pPr>
      <w:r>
        <w:rPr>
          <w:noProof/>
          <w:sz w:val="22"/>
        </w:rPr>
        <w:drawing>
          <wp:inline distT="0" distB="0" distL="0" distR="0">
            <wp:extent cx="2228850" cy="1936977"/>
            <wp:effectExtent l="19050" t="0" r="0" b="0"/>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228850" cy="1936977"/>
                    </a:xfrm>
                    <a:prstGeom prst="rect">
                      <a:avLst/>
                    </a:prstGeom>
                    <a:noFill/>
                    <a:ln w="9525">
                      <a:noFill/>
                      <a:miter lim="800000"/>
                      <a:headEnd/>
                      <a:tailEnd/>
                    </a:ln>
                  </pic:spPr>
                </pic:pic>
              </a:graphicData>
            </a:graphic>
          </wp:inline>
        </w:drawing>
      </w:r>
    </w:p>
    <w:p w:rsidR="00A77784" w:rsidRDefault="008D57F2" w:rsidP="008D57F2">
      <w:pPr>
        <w:pStyle w:val="Lgende"/>
        <w:jc w:val="center"/>
        <w:rPr>
          <w:sz w:val="22"/>
        </w:rPr>
      </w:pPr>
      <w:bookmarkStart w:id="1584" w:name="_Toc396225627"/>
      <w:r>
        <w:t xml:space="preserve">Figure </w:t>
      </w:r>
      <w:fldSimple w:instr=" SEQ Figure \* ARABIC ">
        <w:r w:rsidR="00D03311">
          <w:rPr>
            <w:noProof/>
          </w:rPr>
          <w:t>13</w:t>
        </w:r>
      </w:fldSimple>
      <w:r>
        <w:t xml:space="preserve"> : Nouveau lien du bloc Mes Services</w:t>
      </w:r>
      <w:bookmarkEnd w:id="1584"/>
    </w:p>
    <w:p w:rsidR="00204E3D" w:rsidRDefault="00204E3D" w:rsidP="00715DBD">
      <w:pPr>
        <w:spacing w:line="360" w:lineRule="auto"/>
        <w:rPr>
          <w:sz w:val="22"/>
        </w:rPr>
      </w:pPr>
    </w:p>
    <w:p w:rsidR="008D57F2" w:rsidRDefault="004B599A" w:rsidP="00715DBD">
      <w:pPr>
        <w:spacing w:line="360" w:lineRule="auto"/>
        <w:rPr>
          <w:sz w:val="22"/>
        </w:rPr>
      </w:pPr>
      <w:r w:rsidRPr="004B599A">
        <w:rPr>
          <w:sz w:val="22"/>
        </w:rPr>
        <w:lastRenderedPageBreak/>
        <w:t>Le libellé du lien dépend aussi du type de client, le message n’est pas le même pour un client GP ou pour un client PRO.</w:t>
      </w:r>
      <w:r>
        <w:rPr>
          <w:sz w:val="22"/>
        </w:rPr>
        <w:t xml:space="preserve"> </w:t>
      </w:r>
    </w:p>
    <w:p w:rsidR="009E2CA2" w:rsidRDefault="009E2CA2" w:rsidP="00715DBD">
      <w:pPr>
        <w:spacing w:line="360" w:lineRule="auto"/>
        <w:rPr>
          <w:sz w:val="22"/>
        </w:rPr>
      </w:pPr>
    </w:p>
    <w:p w:rsidR="00B86E45" w:rsidRPr="006A4517" w:rsidRDefault="004B599A" w:rsidP="00715DBD">
      <w:pPr>
        <w:spacing w:line="360" w:lineRule="auto"/>
        <w:rPr>
          <w:b/>
          <w:sz w:val="22"/>
        </w:rPr>
      </w:pPr>
      <w:r w:rsidRPr="004B599A">
        <w:rPr>
          <w:b/>
          <w:sz w:val="22"/>
        </w:rPr>
        <w:t>Modification du tableau d</w:t>
      </w:r>
      <w:r w:rsidR="00D3480F">
        <w:rPr>
          <w:b/>
          <w:sz w:val="22"/>
        </w:rPr>
        <w:t>e</w:t>
      </w:r>
      <w:r w:rsidRPr="004B599A">
        <w:rPr>
          <w:b/>
          <w:sz w:val="22"/>
        </w:rPr>
        <w:t xml:space="preserve"> bord PRO</w:t>
      </w:r>
    </w:p>
    <w:p w:rsidR="00A77784" w:rsidRDefault="00E7475C" w:rsidP="00715DBD">
      <w:pPr>
        <w:spacing w:line="360" w:lineRule="auto"/>
        <w:rPr>
          <w:sz w:val="22"/>
        </w:rPr>
      </w:pPr>
      <w:r>
        <w:rPr>
          <w:sz w:val="22"/>
        </w:rPr>
        <w:t>Cette modification est présente seulement pour les clients PRO</w:t>
      </w:r>
      <w:r w:rsidR="007C395B" w:rsidRPr="007C395B">
        <w:rPr>
          <w:sz w:val="22"/>
        </w:rPr>
        <w:t xml:space="preserve"> </w:t>
      </w:r>
      <w:r w:rsidR="007C395B">
        <w:rPr>
          <w:sz w:val="22"/>
        </w:rPr>
        <w:t>de Monaco Telecom</w:t>
      </w:r>
      <w:r w:rsidR="00535CF4">
        <w:rPr>
          <w:sz w:val="22"/>
        </w:rPr>
        <w:t xml:space="preserve"> ayant plusieurs lignes</w:t>
      </w:r>
      <w:r>
        <w:rPr>
          <w:sz w:val="22"/>
        </w:rPr>
        <w:t xml:space="preserve">. MyMT possède un bloc MA FLOTTE MOBILE </w:t>
      </w:r>
      <w:r w:rsidR="007C395B">
        <w:rPr>
          <w:sz w:val="22"/>
        </w:rPr>
        <w:t>qui évoluera de la façon suivante :</w:t>
      </w:r>
    </w:p>
    <w:p w:rsidR="00A77784" w:rsidRDefault="000145FD" w:rsidP="00291F26">
      <w:pPr>
        <w:pStyle w:val="Paragraphedeliste"/>
        <w:numPr>
          <w:ilvl w:val="0"/>
          <w:numId w:val="14"/>
        </w:numPr>
        <w:spacing w:line="360" w:lineRule="auto"/>
        <w:rPr>
          <w:sz w:val="22"/>
        </w:rPr>
      </w:pPr>
      <w:r>
        <w:rPr>
          <w:sz w:val="22"/>
        </w:rPr>
        <w:t>Un nouveau lien est affiché, ce lien permet d’accéder à l’écran secondaire de suivi des notifications pour une flotte.</w:t>
      </w:r>
    </w:p>
    <w:p w:rsidR="00A77784" w:rsidRDefault="007363EA" w:rsidP="00291F26">
      <w:pPr>
        <w:pStyle w:val="Paragraphedeliste"/>
        <w:numPr>
          <w:ilvl w:val="0"/>
          <w:numId w:val="14"/>
        </w:numPr>
        <w:spacing w:line="360" w:lineRule="auto"/>
        <w:rPr>
          <w:sz w:val="22"/>
        </w:rPr>
      </w:pPr>
      <w:r>
        <w:rPr>
          <w:sz w:val="22"/>
        </w:rPr>
        <w:t>Une nouvelle colonne « É</w:t>
      </w:r>
      <w:r w:rsidR="004E30AD" w:rsidRPr="004E30AD">
        <w:rPr>
          <w:sz w:val="22"/>
        </w:rPr>
        <w:t>tat Débit » est ajoutée à la table des lignes de la flotte afin d’afficher le statut de la ligne pour une de ses zones de consommation data.</w:t>
      </w:r>
      <w:r w:rsidR="00403E26">
        <w:rPr>
          <w:sz w:val="22"/>
        </w:rPr>
        <w:t xml:space="preserve"> L</w:t>
      </w:r>
      <w:r w:rsidR="009C32FA">
        <w:rPr>
          <w:sz w:val="22"/>
        </w:rPr>
        <w:t xml:space="preserve">e contenu de cette colonne dépend des zones de consommation de la ligne, c’est la raison pour laquelle il est possible </w:t>
      </w:r>
      <w:r w:rsidR="00056580">
        <w:rPr>
          <w:sz w:val="22"/>
        </w:rPr>
        <w:t>d’afficher les statuts « débit réduit », « débit réduit levé » ou « proche débit réduit ».</w:t>
      </w:r>
    </w:p>
    <w:p w:rsidR="00A77784" w:rsidRDefault="00056580" w:rsidP="00291F26">
      <w:pPr>
        <w:pStyle w:val="Paragraphedeliste"/>
        <w:numPr>
          <w:ilvl w:val="0"/>
          <w:numId w:val="14"/>
        </w:numPr>
        <w:spacing w:line="360" w:lineRule="auto"/>
        <w:rPr>
          <w:sz w:val="22"/>
        </w:rPr>
      </w:pPr>
      <w:r>
        <w:rPr>
          <w:sz w:val="22"/>
        </w:rPr>
        <w:t>Un nouveau filtre est ajouté au dessus de la table. Cette liste déroulante permet trier par statut.</w:t>
      </w:r>
    </w:p>
    <w:p w:rsidR="00A77784" w:rsidRDefault="00FA02AB" w:rsidP="00291F26">
      <w:pPr>
        <w:pStyle w:val="Paragraphedeliste"/>
        <w:numPr>
          <w:ilvl w:val="0"/>
          <w:numId w:val="14"/>
        </w:numPr>
        <w:spacing w:line="360" w:lineRule="auto"/>
        <w:rPr>
          <w:sz w:val="22"/>
        </w:rPr>
      </w:pPr>
      <w:r>
        <w:rPr>
          <w:sz w:val="22"/>
        </w:rPr>
        <w:t>Dans la</w:t>
      </w:r>
      <w:r w:rsidR="00E05247">
        <w:rPr>
          <w:sz w:val="22"/>
        </w:rPr>
        <w:t xml:space="preserve"> colonn</w:t>
      </w:r>
      <w:r>
        <w:rPr>
          <w:sz w:val="22"/>
        </w:rPr>
        <w:t>e affichant le nom du titulaire, si le nom n’est pas renseigné</w:t>
      </w:r>
      <w:r w:rsidR="00AE036D">
        <w:rPr>
          <w:sz w:val="22"/>
        </w:rPr>
        <w:t xml:space="preserve"> un lien doit permettre d’accéder à l’écran secondaire de renseignement de l’utilisateur de la ligne.</w:t>
      </w:r>
    </w:p>
    <w:p w:rsidR="00FE631A" w:rsidRDefault="00FE631A" w:rsidP="00FE631A">
      <w:pPr>
        <w:pStyle w:val="Paragraphedeliste"/>
        <w:spacing w:line="360" w:lineRule="auto"/>
        <w:rPr>
          <w:sz w:val="22"/>
        </w:rPr>
      </w:pPr>
    </w:p>
    <w:p w:rsidR="009F28AA" w:rsidRPr="001C466A" w:rsidRDefault="00FE631A" w:rsidP="00FE631A">
      <w:pPr>
        <w:spacing w:line="360" w:lineRule="auto"/>
        <w:rPr>
          <w:sz w:val="22"/>
          <w:szCs w:val="23"/>
        </w:rPr>
      </w:pPr>
      <w:r w:rsidRPr="001C466A">
        <w:rPr>
          <w:sz w:val="22"/>
          <w:szCs w:val="23"/>
        </w:rPr>
        <w:t>L’image ci-dessous permet d’apercevoir les modifications du tableau de bord PRO mis en place</w:t>
      </w:r>
      <w:r w:rsidR="001C466A">
        <w:rPr>
          <w:sz w:val="22"/>
          <w:szCs w:val="23"/>
        </w:rPr>
        <w:t>.</w:t>
      </w:r>
    </w:p>
    <w:p w:rsidR="00FE631A" w:rsidRDefault="00FE631A" w:rsidP="00715DBD">
      <w:pPr>
        <w:spacing w:line="360" w:lineRule="auto"/>
        <w:rPr>
          <w:sz w:val="22"/>
        </w:rPr>
      </w:pPr>
    </w:p>
    <w:p w:rsidR="009F28AA" w:rsidRDefault="009F28AA" w:rsidP="00715DBD">
      <w:pPr>
        <w:spacing w:line="360" w:lineRule="auto"/>
        <w:jc w:val="center"/>
        <w:rPr>
          <w:sz w:val="22"/>
        </w:rPr>
      </w:pPr>
      <w:r>
        <w:rPr>
          <w:noProof/>
          <w:sz w:val="22"/>
        </w:rPr>
        <w:drawing>
          <wp:inline distT="0" distB="0" distL="0" distR="0">
            <wp:extent cx="6115050" cy="1809750"/>
            <wp:effectExtent l="1905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6115050" cy="1809750"/>
                    </a:xfrm>
                    <a:prstGeom prst="rect">
                      <a:avLst/>
                    </a:prstGeom>
                    <a:noFill/>
                    <a:ln w="9525">
                      <a:noFill/>
                      <a:miter lim="800000"/>
                      <a:headEnd/>
                      <a:tailEnd/>
                    </a:ln>
                  </pic:spPr>
                </pic:pic>
              </a:graphicData>
            </a:graphic>
          </wp:inline>
        </w:drawing>
      </w:r>
    </w:p>
    <w:p w:rsidR="009F28AA" w:rsidRDefault="00D3480F" w:rsidP="00D3480F">
      <w:pPr>
        <w:pStyle w:val="Lgende"/>
        <w:jc w:val="center"/>
      </w:pPr>
      <w:bookmarkStart w:id="1585" w:name="_Toc396225628"/>
      <w:r>
        <w:t xml:space="preserve">Figure </w:t>
      </w:r>
      <w:fldSimple w:instr=" SEQ Figure \* ARABIC ">
        <w:r w:rsidR="00D03311">
          <w:rPr>
            <w:noProof/>
          </w:rPr>
          <w:t>14</w:t>
        </w:r>
      </w:fldSimple>
      <w:r>
        <w:t xml:space="preserve"> : </w:t>
      </w:r>
      <w:r w:rsidRPr="00431D77">
        <w:t>Modification</w:t>
      </w:r>
      <w:r>
        <w:t>s</w:t>
      </w:r>
      <w:r w:rsidRPr="00431D77">
        <w:t xml:space="preserve"> du tableau de bord PRO</w:t>
      </w:r>
      <w:bookmarkEnd w:id="1585"/>
    </w:p>
    <w:p w:rsidR="00A94657" w:rsidDel="00405F67" w:rsidRDefault="00A94657" w:rsidP="00D3480F">
      <w:pPr>
        <w:rPr>
          <w:del w:id="1586" w:author="TUNQUI Carla (ctunqui)" w:date="2014-08-19T15:38:00Z"/>
        </w:rPr>
      </w:pPr>
    </w:p>
    <w:p w:rsidR="00A94657" w:rsidRPr="00D3480F" w:rsidRDefault="00A94657" w:rsidP="00D3480F"/>
    <w:p w:rsidR="009F28AA" w:rsidRDefault="007363EA" w:rsidP="00715DBD">
      <w:pPr>
        <w:spacing w:line="360" w:lineRule="auto"/>
        <w:rPr>
          <w:b/>
          <w:sz w:val="22"/>
        </w:rPr>
      </w:pPr>
      <w:r>
        <w:rPr>
          <w:b/>
          <w:sz w:val="22"/>
        </w:rPr>
        <w:t>É</w:t>
      </w:r>
      <w:r w:rsidR="00124149" w:rsidRPr="00124149">
        <w:rPr>
          <w:b/>
          <w:sz w:val="22"/>
        </w:rPr>
        <w:t>cran secondaire de suivi des lignes en débit réduit ou proches du débit réduit</w:t>
      </w:r>
    </w:p>
    <w:p w:rsidR="00A77784" w:rsidRDefault="00056FA8" w:rsidP="00715DBD">
      <w:pPr>
        <w:spacing w:line="360" w:lineRule="auto"/>
        <w:rPr>
          <w:sz w:val="22"/>
        </w:rPr>
      </w:pPr>
      <w:r>
        <w:rPr>
          <w:sz w:val="22"/>
        </w:rPr>
        <w:t>Cet écran permet l’</w:t>
      </w:r>
      <w:r w:rsidR="00B86E45">
        <w:rPr>
          <w:sz w:val="22"/>
        </w:rPr>
        <w:t>affichage des lignes</w:t>
      </w:r>
      <w:r w:rsidR="00DB1A11">
        <w:rPr>
          <w:sz w:val="22"/>
        </w:rPr>
        <w:t xml:space="preserve"> concernées par la rédu</w:t>
      </w:r>
      <w:r w:rsidR="00555288">
        <w:rPr>
          <w:sz w:val="22"/>
        </w:rPr>
        <w:t xml:space="preserve">ction du débit internet mobile. L’écran est affiché sous forme de pop-up </w:t>
      </w:r>
      <w:r w:rsidR="00555288" w:rsidRPr="00555288">
        <w:rPr>
          <w:sz w:val="22"/>
        </w:rPr>
        <w:t xml:space="preserve">et respecte les mêmes règles d’affichage que les écrans </w:t>
      </w:r>
      <w:r w:rsidR="00555288" w:rsidRPr="00555288">
        <w:rPr>
          <w:sz w:val="22"/>
        </w:rPr>
        <w:lastRenderedPageBreak/>
        <w:t>secondaires existants</w:t>
      </w:r>
      <w:r w:rsidR="00555288">
        <w:rPr>
          <w:sz w:val="22"/>
        </w:rPr>
        <w:t xml:space="preserve">. </w:t>
      </w:r>
      <w:r w:rsidR="002E0275">
        <w:rPr>
          <w:sz w:val="22"/>
        </w:rPr>
        <w:t>Elle est accessible depuis le lien ajouté soit dans le Bloc Mes Service, soit dans le tableau de bord PRO.</w:t>
      </w:r>
    </w:p>
    <w:p w:rsidR="002E0275" w:rsidRDefault="002E0275" w:rsidP="00715DBD">
      <w:pPr>
        <w:spacing w:line="360" w:lineRule="auto"/>
        <w:rPr>
          <w:sz w:val="22"/>
        </w:rPr>
      </w:pPr>
    </w:p>
    <w:p w:rsidR="00A77784" w:rsidRDefault="00555288" w:rsidP="00715DBD">
      <w:pPr>
        <w:spacing w:line="360" w:lineRule="auto"/>
        <w:rPr>
          <w:ins w:id="1587" w:author="TUNQUI Carla (ctunqui)" w:date="2014-08-19T15:40:00Z"/>
          <w:sz w:val="22"/>
        </w:rPr>
      </w:pPr>
      <w:r>
        <w:rPr>
          <w:sz w:val="22"/>
        </w:rPr>
        <w:t>L’écran est composé des deux onglet</w:t>
      </w:r>
      <w:r w:rsidR="00B8004F">
        <w:rPr>
          <w:sz w:val="22"/>
        </w:rPr>
        <w:t>s</w:t>
      </w:r>
      <w:r>
        <w:rPr>
          <w:sz w:val="22"/>
        </w:rPr>
        <w:t xml:space="preserve"> permettant d’afficher les lignes en débit réduit et les lignes proches du débit réduit</w:t>
      </w:r>
      <w:r w:rsidR="00DD00A4">
        <w:rPr>
          <w:sz w:val="22"/>
        </w:rPr>
        <w:t xml:space="preserve">, cette nouvelle évolution </w:t>
      </w:r>
      <w:r w:rsidR="00200DCA">
        <w:rPr>
          <w:sz w:val="22"/>
        </w:rPr>
        <w:t xml:space="preserve">donne </w:t>
      </w:r>
      <w:r w:rsidR="00214FBB">
        <w:rPr>
          <w:sz w:val="22"/>
        </w:rPr>
        <w:t xml:space="preserve">aux utilisateurs la possibilité </w:t>
      </w:r>
      <w:r w:rsidR="00F22784">
        <w:rPr>
          <w:sz w:val="22"/>
        </w:rPr>
        <w:t>de savoir quels sont les lignes en débit réduit ou proche du débit réduit. De plus, le client peut savoir quel est la zone qui se trouve dans cet état, ainsi que le</w:t>
      </w:r>
      <w:r w:rsidR="00E428B4">
        <w:rPr>
          <w:sz w:val="22"/>
        </w:rPr>
        <w:t xml:space="preserve"> volume de</w:t>
      </w:r>
      <w:r w:rsidR="00F22784">
        <w:rPr>
          <w:sz w:val="22"/>
        </w:rPr>
        <w:t xml:space="preserve"> </w:t>
      </w:r>
      <w:r w:rsidR="00E428B4">
        <w:rPr>
          <w:sz w:val="22"/>
        </w:rPr>
        <w:t>données consomm</w:t>
      </w:r>
      <w:r w:rsidR="0005215E">
        <w:rPr>
          <w:sz w:val="22"/>
        </w:rPr>
        <w:t xml:space="preserve">ées et </w:t>
      </w:r>
      <w:r w:rsidR="007C12EA">
        <w:rPr>
          <w:sz w:val="22"/>
        </w:rPr>
        <w:t>le godet de la ligne.</w:t>
      </w:r>
      <w:r w:rsidR="00E4068A">
        <w:rPr>
          <w:sz w:val="22"/>
        </w:rPr>
        <w:t xml:space="preserve"> </w:t>
      </w:r>
    </w:p>
    <w:p w:rsidR="002239D7" w:rsidRDefault="002239D7" w:rsidP="00715DBD">
      <w:pPr>
        <w:spacing w:line="360" w:lineRule="auto"/>
        <w:rPr>
          <w:sz w:val="22"/>
        </w:rPr>
      </w:pPr>
    </w:p>
    <w:p w:rsidR="00A77784" w:rsidRDefault="00A77784" w:rsidP="00715DBD">
      <w:pPr>
        <w:spacing w:line="360" w:lineRule="auto"/>
        <w:jc w:val="center"/>
        <w:rPr>
          <w:sz w:val="22"/>
        </w:rPr>
      </w:pPr>
      <w:r>
        <w:rPr>
          <w:noProof/>
          <w:sz w:val="22"/>
        </w:rPr>
        <w:drawing>
          <wp:inline distT="0" distB="0" distL="0" distR="0">
            <wp:extent cx="4495800" cy="2643463"/>
            <wp:effectExtent l="19050" t="0" r="0" b="0"/>
            <wp:docPr id="15" name="Image 14" descr="Ecran suivi Fair Use - Lignes proches et en débit réduit - 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suivi Fair Use - Lignes proches et en débit réduit - GP.png"/>
                    <pic:cNvPicPr/>
                  </pic:nvPicPr>
                  <pic:blipFill>
                    <a:blip r:embed="rId42" cstate="print"/>
                    <a:stretch>
                      <a:fillRect/>
                    </a:stretch>
                  </pic:blipFill>
                  <pic:spPr>
                    <a:xfrm>
                      <a:off x="0" y="0"/>
                      <a:ext cx="4499698" cy="2645755"/>
                    </a:xfrm>
                    <a:prstGeom prst="rect">
                      <a:avLst/>
                    </a:prstGeom>
                  </pic:spPr>
                </pic:pic>
              </a:graphicData>
            </a:graphic>
          </wp:inline>
        </w:drawing>
      </w:r>
    </w:p>
    <w:p w:rsidR="00A77784" w:rsidRDefault="00D3480F" w:rsidP="00D3480F">
      <w:pPr>
        <w:pStyle w:val="Lgende"/>
        <w:jc w:val="center"/>
      </w:pPr>
      <w:bookmarkStart w:id="1588" w:name="_Toc396225629"/>
      <w:r>
        <w:t xml:space="preserve">Figure </w:t>
      </w:r>
      <w:fldSimple w:instr=" SEQ Figure \* ARABIC ">
        <w:r w:rsidR="00D03311">
          <w:rPr>
            <w:noProof/>
          </w:rPr>
          <w:t>15</w:t>
        </w:r>
      </w:fldSimple>
      <w:r w:rsidR="007363EA">
        <w:t xml:space="preserve"> : É</w:t>
      </w:r>
      <w:r>
        <w:t>cran de suivi des lignes</w:t>
      </w:r>
      <w:r w:rsidR="00595069">
        <w:t xml:space="preserve"> en débit réduit ou proches du débit réduit</w:t>
      </w:r>
      <w:bookmarkEnd w:id="1588"/>
    </w:p>
    <w:p w:rsidR="00D3480F" w:rsidRPr="00D3480F" w:rsidDel="007C3F2E" w:rsidRDefault="00D3480F" w:rsidP="00D3480F">
      <w:pPr>
        <w:rPr>
          <w:del w:id="1589" w:author="TUNQUI Carla (ctunqui)" w:date="2014-08-19T15:40:00Z"/>
        </w:rPr>
      </w:pPr>
    </w:p>
    <w:p w:rsidR="00000000" w:rsidRDefault="00625D7C">
      <w:pPr>
        <w:spacing w:line="360" w:lineRule="auto"/>
        <w:rPr>
          <w:sz w:val="22"/>
          <w:rPrChange w:id="1590" w:author="TUNQUI Carla (ctunqui)" w:date="2014-08-19T15:40:00Z">
            <w:rPr/>
          </w:rPrChange>
        </w:rPr>
        <w:pPrChange w:id="1591" w:author="TUNQUI Carla (ctunqui)" w:date="2014-08-19T15:40:00Z">
          <w:pPr>
            <w:pStyle w:val="Paragraphedeliste"/>
            <w:spacing w:line="360" w:lineRule="auto"/>
          </w:pPr>
        </w:pPrChange>
      </w:pPr>
    </w:p>
    <w:p w:rsidR="00000000" w:rsidRDefault="00DD5643">
      <w:pPr>
        <w:pStyle w:val="Titre3"/>
        <w:spacing w:after="0" w:line="360" w:lineRule="auto"/>
        <w:pPrChange w:id="1592" w:author="TUNQUI Carla (ctunqui)" w:date="2014-08-19T15:50:00Z">
          <w:pPr>
            <w:pStyle w:val="Titre3"/>
            <w:spacing w:line="360" w:lineRule="auto"/>
          </w:pPr>
        </w:pPrChange>
      </w:pPr>
      <w:bookmarkStart w:id="1593" w:name="_Toc396225610"/>
      <w:r>
        <w:t>Rédaction et passage de tests d’intégration</w:t>
      </w:r>
      <w:bookmarkEnd w:id="1593"/>
    </w:p>
    <w:p w:rsidR="00405F67" w:rsidRDefault="00405F67">
      <w:pPr>
        <w:pStyle w:val="Default"/>
        <w:spacing w:line="360" w:lineRule="auto"/>
        <w:jc w:val="both"/>
        <w:rPr>
          <w:ins w:id="1594" w:author="TUNQUI Carla (ctunqui)" w:date="2014-08-19T15:38:00Z"/>
          <w:sz w:val="22"/>
          <w:szCs w:val="23"/>
        </w:rPr>
      </w:pPr>
    </w:p>
    <w:p w:rsidR="00C34C0B" w:rsidRDefault="00783323">
      <w:pPr>
        <w:pStyle w:val="Default"/>
        <w:spacing w:line="360" w:lineRule="auto"/>
        <w:jc w:val="both"/>
        <w:rPr>
          <w:sz w:val="22"/>
          <w:szCs w:val="23"/>
        </w:rPr>
      </w:pPr>
      <w:r w:rsidRPr="00783323">
        <w:rPr>
          <w:sz w:val="22"/>
          <w:szCs w:val="23"/>
        </w:rPr>
        <w:t>Durant cette phase je me suis initié</w:t>
      </w:r>
      <w:r w:rsidR="009E4C29">
        <w:rPr>
          <w:sz w:val="22"/>
          <w:szCs w:val="23"/>
        </w:rPr>
        <w:t>e</w:t>
      </w:r>
      <w:r w:rsidRPr="00783323">
        <w:rPr>
          <w:sz w:val="22"/>
          <w:szCs w:val="23"/>
        </w:rPr>
        <w:t xml:space="preserve"> à l’outil « Quality </w:t>
      </w:r>
      <w:r w:rsidR="00B93FD0">
        <w:rPr>
          <w:sz w:val="22"/>
          <w:szCs w:val="23"/>
        </w:rPr>
        <w:t>C</w:t>
      </w:r>
      <w:r w:rsidRPr="00783323">
        <w:rPr>
          <w:sz w:val="22"/>
          <w:szCs w:val="23"/>
        </w:rPr>
        <w:t>enter ». Pour cela j’ai rédigé divers tests d’</w:t>
      </w:r>
      <w:r>
        <w:rPr>
          <w:sz w:val="22"/>
          <w:szCs w:val="23"/>
        </w:rPr>
        <w:t>intégration sur l’outil HP–QC</w:t>
      </w:r>
      <w:r w:rsidR="009F28AA">
        <w:rPr>
          <w:sz w:val="22"/>
          <w:szCs w:val="23"/>
        </w:rPr>
        <w:t>.</w:t>
      </w:r>
      <w:r w:rsidR="00B63619">
        <w:rPr>
          <w:sz w:val="22"/>
          <w:szCs w:val="23"/>
        </w:rPr>
        <w:t xml:space="preserve"> </w:t>
      </w:r>
      <w:r w:rsidRPr="00783323">
        <w:rPr>
          <w:sz w:val="22"/>
          <w:szCs w:val="23"/>
        </w:rPr>
        <w:t>HP Quality Center et HP Performance Center sont des composants de l'ensemble HP Application Lifecycle Management solution logicielle. HP-QC est l’outil utilisé par Capgemini pour gérer les tests (</w:t>
      </w:r>
      <w:r w:rsidR="00B93FD0">
        <w:rPr>
          <w:sz w:val="22"/>
          <w:szCs w:val="23"/>
        </w:rPr>
        <w:t>c</w:t>
      </w:r>
      <w:r w:rsidRPr="00783323">
        <w:rPr>
          <w:sz w:val="22"/>
          <w:szCs w:val="23"/>
        </w:rPr>
        <w:t>ou</w:t>
      </w:r>
      <w:r w:rsidR="00B93FD0">
        <w:rPr>
          <w:sz w:val="22"/>
          <w:szCs w:val="23"/>
        </w:rPr>
        <w:t>verture, définition, passage…</w:t>
      </w:r>
      <w:r w:rsidRPr="00783323">
        <w:rPr>
          <w:sz w:val="22"/>
          <w:szCs w:val="23"/>
        </w:rPr>
        <w:t>).</w:t>
      </w:r>
    </w:p>
    <w:p w:rsidR="00000000" w:rsidRDefault="00625D7C">
      <w:pPr>
        <w:spacing w:after="0" w:line="360" w:lineRule="auto"/>
        <w:rPr>
          <w:sz w:val="22"/>
          <w:szCs w:val="23"/>
        </w:rPr>
        <w:pPrChange w:id="1595" w:author="TUNQUI Carla (ctunqui)" w:date="2014-08-19T15:50:00Z">
          <w:pPr>
            <w:spacing w:line="360" w:lineRule="auto"/>
          </w:pPr>
        </w:pPrChange>
      </w:pPr>
    </w:p>
    <w:p w:rsidR="00C751C7" w:rsidRDefault="00665467" w:rsidP="00715DBD">
      <w:pPr>
        <w:spacing w:line="360" w:lineRule="auto"/>
        <w:rPr>
          <w:sz w:val="22"/>
          <w:szCs w:val="23"/>
        </w:rPr>
      </w:pPr>
      <w:r>
        <w:rPr>
          <w:sz w:val="22"/>
          <w:szCs w:val="23"/>
        </w:rPr>
        <w:t>J</w:t>
      </w:r>
      <w:r w:rsidR="00783323">
        <w:rPr>
          <w:sz w:val="22"/>
          <w:szCs w:val="23"/>
        </w:rPr>
        <w:t xml:space="preserve">’ai participé à l’écriture des tests d’intégration pour l’application en production </w:t>
      </w:r>
      <w:r w:rsidR="00E07563">
        <w:rPr>
          <w:sz w:val="22"/>
          <w:szCs w:val="23"/>
        </w:rPr>
        <w:t xml:space="preserve">et </w:t>
      </w:r>
      <w:r w:rsidR="00783323">
        <w:rPr>
          <w:sz w:val="22"/>
          <w:szCs w:val="23"/>
        </w:rPr>
        <w:t>pour l</w:t>
      </w:r>
      <w:r w:rsidR="00F12370">
        <w:rPr>
          <w:sz w:val="22"/>
          <w:szCs w:val="23"/>
        </w:rPr>
        <w:t>es</w:t>
      </w:r>
      <w:r w:rsidR="00783323">
        <w:rPr>
          <w:sz w:val="22"/>
          <w:szCs w:val="23"/>
        </w:rPr>
        <w:t xml:space="preserve"> version</w:t>
      </w:r>
      <w:r w:rsidR="00F12370">
        <w:rPr>
          <w:sz w:val="22"/>
          <w:szCs w:val="23"/>
        </w:rPr>
        <w:t>s</w:t>
      </w:r>
      <w:r w:rsidR="00783323">
        <w:rPr>
          <w:sz w:val="22"/>
          <w:szCs w:val="23"/>
        </w:rPr>
        <w:t xml:space="preserve"> </w:t>
      </w:r>
      <w:r w:rsidR="00F12370">
        <w:rPr>
          <w:sz w:val="22"/>
          <w:szCs w:val="23"/>
        </w:rPr>
        <w:t>V07.00.00 et V07.01.00</w:t>
      </w:r>
      <w:r w:rsidR="00783323">
        <w:rPr>
          <w:sz w:val="22"/>
          <w:szCs w:val="23"/>
        </w:rPr>
        <w:t xml:space="preserve">. Ces tests concernaient </w:t>
      </w:r>
      <w:r w:rsidR="00823C06">
        <w:rPr>
          <w:sz w:val="22"/>
          <w:szCs w:val="23"/>
        </w:rPr>
        <w:t>chaque partie des spécifications fonctionnelles des versions de MyMT.</w:t>
      </w:r>
    </w:p>
    <w:p w:rsidR="00CC46B6" w:rsidRDefault="00CC46B6" w:rsidP="00715DBD">
      <w:pPr>
        <w:spacing w:line="360" w:lineRule="auto"/>
        <w:rPr>
          <w:sz w:val="22"/>
          <w:szCs w:val="23"/>
        </w:rPr>
      </w:pPr>
    </w:p>
    <w:p w:rsidR="00463D64" w:rsidRDefault="005958C7" w:rsidP="00715DBD">
      <w:pPr>
        <w:spacing w:line="360" w:lineRule="auto"/>
        <w:rPr>
          <w:sz w:val="22"/>
          <w:szCs w:val="23"/>
        </w:rPr>
      </w:pPr>
      <w:r>
        <w:rPr>
          <w:sz w:val="22"/>
          <w:szCs w:val="23"/>
        </w:rPr>
        <w:lastRenderedPageBreak/>
        <w:t>Les test</w:t>
      </w:r>
      <w:r w:rsidR="00FB34B0">
        <w:rPr>
          <w:sz w:val="22"/>
          <w:szCs w:val="23"/>
        </w:rPr>
        <w:t>s</w:t>
      </w:r>
      <w:r>
        <w:rPr>
          <w:sz w:val="22"/>
          <w:szCs w:val="23"/>
        </w:rPr>
        <w:t xml:space="preserve"> sont passés </w:t>
      </w:r>
      <w:r w:rsidR="00FB34B0">
        <w:rPr>
          <w:sz w:val="22"/>
          <w:szCs w:val="23"/>
        </w:rPr>
        <w:t xml:space="preserve">manuellement </w:t>
      </w:r>
      <w:r w:rsidR="009F4629">
        <w:rPr>
          <w:sz w:val="22"/>
          <w:szCs w:val="23"/>
        </w:rPr>
        <w:t>dans l’ordre d</w:t>
      </w:r>
      <w:r w:rsidR="006E63B4">
        <w:rPr>
          <w:sz w:val="22"/>
          <w:szCs w:val="23"/>
        </w:rPr>
        <w:t>ans lequel les fiches de test sont écri</w:t>
      </w:r>
      <w:r w:rsidR="00EF38B8">
        <w:rPr>
          <w:sz w:val="22"/>
          <w:szCs w:val="23"/>
        </w:rPr>
        <w:t>tes</w:t>
      </w:r>
      <w:r w:rsidR="006E63B4">
        <w:rPr>
          <w:sz w:val="22"/>
          <w:szCs w:val="23"/>
        </w:rPr>
        <w:t xml:space="preserve">. </w:t>
      </w:r>
      <w:r w:rsidR="00C751C7" w:rsidRPr="00783323">
        <w:rPr>
          <w:sz w:val="22"/>
          <w:szCs w:val="23"/>
        </w:rPr>
        <w:t xml:space="preserve">HP-QC </w:t>
      </w:r>
      <w:r w:rsidR="006E63B4">
        <w:rPr>
          <w:sz w:val="22"/>
          <w:szCs w:val="23"/>
        </w:rPr>
        <w:t xml:space="preserve">permet d’exécuter chaque test et </w:t>
      </w:r>
      <w:r w:rsidR="000B1850">
        <w:rPr>
          <w:sz w:val="22"/>
          <w:szCs w:val="23"/>
        </w:rPr>
        <w:t>d</w:t>
      </w:r>
      <w:r w:rsidR="006E63B4">
        <w:rPr>
          <w:sz w:val="22"/>
          <w:szCs w:val="23"/>
        </w:rPr>
        <w:t>’enregistrer</w:t>
      </w:r>
      <w:r w:rsidR="000B1850">
        <w:rPr>
          <w:sz w:val="22"/>
          <w:szCs w:val="23"/>
        </w:rPr>
        <w:t xml:space="preserve"> son statut</w:t>
      </w:r>
      <w:r w:rsidR="006E63B4">
        <w:rPr>
          <w:sz w:val="22"/>
          <w:szCs w:val="23"/>
        </w:rPr>
        <w:t xml:space="preserve"> : « passed », « failed » ou « not completed ». Si un test échoue, une anomalie est </w:t>
      </w:r>
      <w:r w:rsidR="002708CB">
        <w:rPr>
          <w:sz w:val="22"/>
          <w:szCs w:val="23"/>
        </w:rPr>
        <w:t>créée</w:t>
      </w:r>
      <w:r w:rsidR="006E63B4">
        <w:rPr>
          <w:sz w:val="22"/>
          <w:szCs w:val="23"/>
        </w:rPr>
        <w:t xml:space="preserve"> dans le même </w:t>
      </w:r>
      <w:r w:rsidR="00000E5F">
        <w:rPr>
          <w:sz w:val="22"/>
          <w:szCs w:val="23"/>
        </w:rPr>
        <w:t xml:space="preserve">logiciel </w:t>
      </w:r>
      <w:r w:rsidR="006E63B4">
        <w:rPr>
          <w:sz w:val="22"/>
          <w:szCs w:val="23"/>
        </w:rPr>
        <w:t>Q</w:t>
      </w:r>
      <w:r w:rsidR="000B1850">
        <w:rPr>
          <w:sz w:val="22"/>
          <w:szCs w:val="23"/>
        </w:rPr>
        <w:t xml:space="preserve">uality </w:t>
      </w:r>
      <w:r w:rsidR="006E63B4">
        <w:rPr>
          <w:sz w:val="22"/>
          <w:szCs w:val="23"/>
        </w:rPr>
        <w:t>C</w:t>
      </w:r>
      <w:r w:rsidR="000B1850">
        <w:rPr>
          <w:sz w:val="22"/>
          <w:szCs w:val="23"/>
        </w:rPr>
        <w:t>enter</w:t>
      </w:r>
      <w:r w:rsidR="005A2887">
        <w:rPr>
          <w:sz w:val="22"/>
          <w:szCs w:val="23"/>
        </w:rPr>
        <w:t>. L’anomalie</w:t>
      </w:r>
      <w:r w:rsidR="006E63B4">
        <w:rPr>
          <w:sz w:val="22"/>
          <w:szCs w:val="23"/>
        </w:rPr>
        <w:t xml:space="preserve"> devra être corrigée et par la suite validée.</w:t>
      </w:r>
    </w:p>
    <w:p w:rsidR="002E0275" w:rsidRDefault="002E0275" w:rsidP="00715DBD">
      <w:pPr>
        <w:spacing w:line="360" w:lineRule="auto"/>
        <w:rPr>
          <w:sz w:val="22"/>
          <w:szCs w:val="23"/>
        </w:rPr>
      </w:pPr>
    </w:p>
    <w:p w:rsidR="004C24AC" w:rsidRDefault="00715DBD" w:rsidP="00A76B84">
      <w:pPr>
        <w:spacing w:line="360" w:lineRule="auto"/>
        <w:jc w:val="center"/>
        <w:rPr>
          <w:sz w:val="22"/>
          <w:szCs w:val="23"/>
        </w:rPr>
      </w:pPr>
      <w:r>
        <w:rPr>
          <w:noProof/>
          <w:sz w:val="22"/>
          <w:szCs w:val="23"/>
        </w:rPr>
        <w:drawing>
          <wp:inline distT="0" distB="0" distL="0" distR="0">
            <wp:extent cx="5972175" cy="2297706"/>
            <wp:effectExtent l="19050" t="0" r="952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972175" cy="2297706"/>
                    </a:xfrm>
                    <a:prstGeom prst="rect">
                      <a:avLst/>
                    </a:prstGeom>
                    <a:noFill/>
                    <a:ln w="9525">
                      <a:noFill/>
                      <a:miter lim="800000"/>
                      <a:headEnd/>
                      <a:tailEnd/>
                    </a:ln>
                  </pic:spPr>
                </pic:pic>
              </a:graphicData>
            </a:graphic>
          </wp:inline>
        </w:drawing>
      </w:r>
    </w:p>
    <w:p w:rsidR="00F50B3C" w:rsidRPr="00F50B3C" w:rsidRDefault="005D6662" w:rsidP="00A94657">
      <w:pPr>
        <w:pStyle w:val="Lgende"/>
        <w:jc w:val="center"/>
      </w:pPr>
      <w:bookmarkStart w:id="1596" w:name="_Toc396225630"/>
      <w:r>
        <w:t xml:space="preserve">Figure </w:t>
      </w:r>
      <w:fldSimple w:instr=" SEQ Figure \* ARABIC ">
        <w:r w:rsidR="00D03311">
          <w:rPr>
            <w:noProof/>
          </w:rPr>
          <w:t>16</w:t>
        </w:r>
      </w:fldSimple>
      <w:r>
        <w:t xml:space="preserve"> : Tests MyMT dans HP-QC</w:t>
      </w:r>
      <w:bookmarkEnd w:id="1596"/>
    </w:p>
    <w:p w:rsidR="003F2538" w:rsidRDefault="003F2538">
      <w:pPr>
        <w:spacing w:before="0" w:after="0"/>
        <w:jc w:val="left"/>
        <w:rPr>
          <w:b/>
          <w:caps/>
          <w:color w:val="0000FF"/>
          <w:u w:color="C0C0C0"/>
        </w:rPr>
      </w:pPr>
      <w:r>
        <w:br w:type="page"/>
      </w:r>
    </w:p>
    <w:p w:rsidR="007540D7" w:rsidRDefault="007660CD" w:rsidP="00715DBD">
      <w:pPr>
        <w:pStyle w:val="Titre1"/>
        <w:spacing w:line="360" w:lineRule="auto"/>
      </w:pPr>
      <w:bookmarkStart w:id="1597" w:name="_Toc396225611"/>
      <w:r>
        <w:lastRenderedPageBreak/>
        <w:t>C</w:t>
      </w:r>
      <w:r w:rsidR="002F4670">
        <w:t>onclusion</w:t>
      </w:r>
      <w:bookmarkEnd w:id="1597"/>
    </w:p>
    <w:p w:rsidR="00A77784" w:rsidRDefault="007363EA" w:rsidP="00715DBD">
      <w:pPr>
        <w:spacing w:line="360" w:lineRule="auto"/>
        <w:rPr>
          <w:sz w:val="22"/>
        </w:rPr>
      </w:pPr>
      <w:r>
        <w:rPr>
          <w:sz w:val="22"/>
        </w:rPr>
        <w:t>À</w:t>
      </w:r>
      <w:r w:rsidR="00BF6416">
        <w:rPr>
          <w:sz w:val="22"/>
        </w:rPr>
        <w:t xml:space="preserve"> la fin de mes études, j’ai effectué un stage de six mois à Capgemini Télécom &amp; Services</w:t>
      </w:r>
      <w:r w:rsidR="00B77888">
        <w:rPr>
          <w:sz w:val="22"/>
        </w:rPr>
        <w:t xml:space="preserve">. </w:t>
      </w:r>
      <w:r w:rsidR="00BF6416">
        <w:rPr>
          <w:sz w:val="22"/>
        </w:rPr>
        <w:t xml:space="preserve"> </w:t>
      </w:r>
      <w:r w:rsidR="00B77888">
        <w:rPr>
          <w:sz w:val="22"/>
        </w:rPr>
        <w:t xml:space="preserve">J’ai fait </w:t>
      </w:r>
      <w:r w:rsidR="00BF6416">
        <w:rPr>
          <w:sz w:val="22"/>
        </w:rPr>
        <w:t xml:space="preserve">partie de l’équipe en charge des projets pour l’opérateur Monaco Telecom. </w:t>
      </w:r>
    </w:p>
    <w:p w:rsidR="006F0BD0" w:rsidRDefault="006F0BD0" w:rsidP="00715DBD">
      <w:pPr>
        <w:spacing w:line="360" w:lineRule="auto"/>
        <w:rPr>
          <w:sz w:val="22"/>
        </w:rPr>
      </w:pPr>
    </w:p>
    <w:p w:rsidR="004C24AC" w:rsidRDefault="002E7F62" w:rsidP="00715DBD">
      <w:pPr>
        <w:spacing w:line="360" w:lineRule="auto"/>
        <w:rPr>
          <w:sz w:val="22"/>
        </w:rPr>
      </w:pPr>
      <w:r>
        <w:rPr>
          <w:sz w:val="22"/>
        </w:rPr>
        <w:t xml:space="preserve">J’ai travaillé sur l’application </w:t>
      </w:r>
      <w:r w:rsidR="00E830E8">
        <w:rPr>
          <w:sz w:val="22"/>
        </w:rPr>
        <w:t>« </w:t>
      </w:r>
      <w:r>
        <w:rPr>
          <w:sz w:val="22"/>
        </w:rPr>
        <w:t>My Monaco Telecom</w:t>
      </w:r>
      <w:r w:rsidR="00E830E8">
        <w:rPr>
          <w:sz w:val="22"/>
        </w:rPr>
        <w:t> »</w:t>
      </w:r>
      <w:r>
        <w:rPr>
          <w:sz w:val="22"/>
        </w:rPr>
        <w:t xml:space="preserve"> (MyMT)</w:t>
      </w:r>
      <w:r w:rsidR="007E45D9">
        <w:rPr>
          <w:sz w:val="22"/>
        </w:rPr>
        <w:t xml:space="preserve"> qui est une </w:t>
      </w:r>
      <w:r w:rsidR="006F0BD0">
        <w:rPr>
          <w:sz w:val="22"/>
        </w:rPr>
        <w:t>application web destinée aux clients Monaco Telecom</w:t>
      </w:r>
      <w:r w:rsidRPr="002E7F62">
        <w:rPr>
          <w:sz w:val="22"/>
        </w:rPr>
        <w:t xml:space="preserve">. </w:t>
      </w:r>
      <w:r w:rsidR="00DA5648">
        <w:rPr>
          <w:sz w:val="22"/>
        </w:rPr>
        <w:t>Au cours du stage, j</w:t>
      </w:r>
      <w:r w:rsidRPr="002E7F62">
        <w:rPr>
          <w:sz w:val="22"/>
        </w:rPr>
        <w:t xml:space="preserve">’ai apporté des améliorations fonctionnelles et techniques au logiciel </w:t>
      </w:r>
      <w:r w:rsidR="00814B41">
        <w:rPr>
          <w:sz w:val="22"/>
        </w:rPr>
        <w:t xml:space="preserve">et </w:t>
      </w:r>
      <w:r w:rsidR="004C24AC">
        <w:rPr>
          <w:sz w:val="22"/>
        </w:rPr>
        <w:t xml:space="preserve">développé </w:t>
      </w:r>
      <w:r w:rsidR="00183901">
        <w:rPr>
          <w:sz w:val="22"/>
        </w:rPr>
        <w:t xml:space="preserve">les </w:t>
      </w:r>
      <w:r w:rsidR="004C24AC">
        <w:rPr>
          <w:sz w:val="22"/>
        </w:rPr>
        <w:t>évolutions demandées par le client.</w:t>
      </w:r>
    </w:p>
    <w:p w:rsidR="00E62974" w:rsidRDefault="00E62974" w:rsidP="00715DBD">
      <w:pPr>
        <w:spacing w:line="360" w:lineRule="auto"/>
        <w:rPr>
          <w:sz w:val="22"/>
        </w:rPr>
      </w:pPr>
    </w:p>
    <w:p w:rsidR="004C24AC" w:rsidRDefault="00E62974" w:rsidP="00715DBD">
      <w:pPr>
        <w:spacing w:line="360" w:lineRule="auto"/>
        <w:rPr>
          <w:sz w:val="22"/>
        </w:rPr>
      </w:pPr>
      <w:r w:rsidRPr="00E62974">
        <w:rPr>
          <w:sz w:val="22"/>
        </w:rPr>
        <w:t xml:space="preserve">Du point de vue professionnel, </w:t>
      </w:r>
      <w:r w:rsidR="0093755E">
        <w:rPr>
          <w:sz w:val="22"/>
        </w:rPr>
        <w:t xml:space="preserve">cela </w:t>
      </w:r>
      <w:r w:rsidRPr="00E62974">
        <w:rPr>
          <w:sz w:val="22"/>
        </w:rPr>
        <w:t>m'a permis d</w:t>
      </w:r>
      <w:r w:rsidR="004C24AC">
        <w:rPr>
          <w:sz w:val="22"/>
        </w:rPr>
        <w:t>’</w:t>
      </w:r>
      <w:r w:rsidRPr="00E62974">
        <w:rPr>
          <w:sz w:val="22"/>
        </w:rPr>
        <w:t>e</w:t>
      </w:r>
      <w:r w:rsidR="004C24AC">
        <w:rPr>
          <w:sz w:val="22"/>
        </w:rPr>
        <w:t>nrichir mon expérience et de</w:t>
      </w:r>
      <w:r w:rsidRPr="00E62974">
        <w:rPr>
          <w:sz w:val="22"/>
        </w:rPr>
        <w:t xml:space="preserve"> mieux comprendre les différentes phases de déroulement d'un projet</w:t>
      </w:r>
      <w:r w:rsidR="00095851">
        <w:rPr>
          <w:sz w:val="22"/>
        </w:rPr>
        <w:t>, ainsi que</w:t>
      </w:r>
      <w:r w:rsidRPr="00E62974">
        <w:rPr>
          <w:sz w:val="22"/>
        </w:rPr>
        <w:t xml:space="preserve"> </w:t>
      </w:r>
      <w:r w:rsidR="00095851">
        <w:rPr>
          <w:sz w:val="22"/>
        </w:rPr>
        <w:t xml:space="preserve">le </w:t>
      </w:r>
      <w:r w:rsidRPr="00E62974">
        <w:rPr>
          <w:sz w:val="22"/>
        </w:rPr>
        <w:t xml:space="preserve">développement </w:t>
      </w:r>
      <w:r w:rsidR="004C24AC">
        <w:rPr>
          <w:sz w:val="22"/>
        </w:rPr>
        <w:t xml:space="preserve">et la </w:t>
      </w:r>
      <w:r w:rsidR="004C24AC" w:rsidRPr="002E7F62">
        <w:rPr>
          <w:sz w:val="22"/>
        </w:rPr>
        <w:t xml:space="preserve">méthodologie de travail </w:t>
      </w:r>
      <w:r w:rsidR="00095851">
        <w:rPr>
          <w:sz w:val="22"/>
        </w:rPr>
        <w:t>dans un contexte industriel</w:t>
      </w:r>
      <w:r w:rsidRPr="00E62974">
        <w:rPr>
          <w:sz w:val="22"/>
        </w:rPr>
        <w:t xml:space="preserve">. </w:t>
      </w:r>
      <w:r w:rsidR="001F36F3">
        <w:rPr>
          <w:sz w:val="22"/>
        </w:rPr>
        <w:t xml:space="preserve">Au cours du stage, </w:t>
      </w:r>
      <w:r w:rsidR="001F5844">
        <w:rPr>
          <w:sz w:val="22"/>
        </w:rPr>
        <w:t>j’ai pu passer de la théorie à la pratique</w:t>
      </w:r>
      <w:r w:rsidR="001F36F3">
        <w:rPr>
          <w:sz w:val="22"/>
        </w:rPr>
        <w:t xml:space="preserve"> et mettre en application </w:t>
      </w:r>
      <w:r w:rsidR="00B10688">
        <w:rPr>
          <w:sz w:val="22"/>
        </w:rPr>
        <w:t xml:space="preserve">les </w:t>
      </w:r>
      <w:r w:rsidR="001F36F3">
        <w:rPr>
          <w:sz w:val="22"/>
        </w:rPr>
        <w:t>connaissances théoriques</w:t>
      </w:r>
      <w:r w:rsidR="00B10688">
        <w:rPr>
          <w:sz w:val="22"/>
        </w:rPr>
        <w:t xml:space="preserve"> acquises dans le cadre de ma formation</w:t>
      </w:r>
      <w:r w:rsidR="001F36F3">
        <w:rPr>
          <w:sz w:val="22"/>
        </w:rPr>
        <w:t>.</w:t>
      </w:r>
    </w:p>
    <w:p w:rsidR="000E32CE" w:rsidRDefault="000E32CE" w:rsidP="00715DBD">
      <w:pPr>
        <w:spacing w:line="360" w:lineRule="auto"/>
        <w:rPr>
          <w:sz w:val="22"/>
        </w:rPr>
      </w:pPr>
    </w:p>
    <w:p w:rsidR="004C24AC" w:rsidRDefault="000E32CE" w:rsidP="000E32CE">
      <w:pPr>
        <w:spacing w:line="360" w:lineRule="auto"/>
        <w:rPr>
          <w:sz w:val="22"/>
        </w:rPr>
      </w:pPr>
      <w:r>
        <w:rPr>
          <w:sz w:val="22"/>
        </w:rPr>
        <w:t xml:space="preserve">Le </w:t>
      </w:r>
      <w:r w:rsidRPr="000E32CE">
        <w:rPr>
          <w:sz w:val="22"/>
        </w:rPr>
        <w:t xml:space="preserve">projet </w:t>
      </w:r>
      <w:r>
        <w:rPr>
          <w:sz w:val="22"/>
        </w:rPr>
        <w:t>m’</w:t>
      </w:r>
      <w:r w:rsidRPr="000E32CE">
        <w:rPr>
          <w:sz w:val="22"/>
        </w:rPr>
        <w:t xml:space="preserve">a beaucoup apporté </w:t>
      </w:r>
      <w:r w:rsidR="00F47282">
        <w:rPr>
          <w:sz w:val="22"/>
        </w:rPr>
        <w:t>sur</w:t>
      </w:r>
      <w:r w:rsidR="00B553DC">
        <w:rPr>
          <w:sz w:val="22"/>
        </w:rPr>
        <w:t xml:space="preserve"> le plan</w:t>
      </w:r>
      <w:r w:rsidRPr="000E32CE">
        <w:rPr>
          <w:sz w:val="22"/>
        </w:rPr>
        <w:t xml:space="preserve"> technique. Tout d’abord, </w:t>
      </w:r>
      <w:r w:rsidR="002235FB">
        <w:rPr>
          <w:sz w:val="22"/>
        </w:rPr>
        <w:t xml:space="preserve">l’apprentissage et </w:t>
      </w:r>
      <w:r w:rsidRPr="000E32CE">
        <w:rPr>
          <w:sz w:val="22"/>
        </w:rPr>
        <w:t xml:space="preserve">l’utilisation du framework </w:t>
      </w:r>
      <w:r>
        <w:rPr>
          <w:sz w:val="22"/>
        </w:rPr>
        <w:t>Struts 2</w:t>
      </w:r>
      <w:r w:rsidRPr="000E32CE">
        <w:rPr>
          <w:sz w:val="22"/>
        </w:rPr>
        <w:t xml:space="preserve"> </w:t>
      </w:r>
      <w:r w:rsidR="002235FB">
        <w:rPr>
          <w:sz w:val="22"/>
        </w:rPr>
        <w:t xml:space="preserve">ont </w:t>
      </w:r>
      <w:r w:rsidRPr="000E32CE">
        <w:rPr>
          <w:sz w:val="22"/>
        </w:rPr>
        <w:t>été très instructif</w:t>
      </w:r>
      <w:r w:rsidR="002235FB">
        <w:rPr>
          <w:sz w:val="22"/>
        </w:rPr>
        <w:t>s</w:t>
      </w:r>
      <w:r w:rsidRPr="000E32CE">
        <w:rPr>
          <w:sz w:val="22"/>
        </w:rPr>
        <w:t xml:space="preserve">. De plus, </w:t>
      </w:r>
      <w:r>
        <w:rPr>
          <w:sz w:val="22"/>
        </w:rPr>
        <w:t>j’ai</w:t>
      </w:r>
      <w:r w:rsidRPr="000E32CE">
        <w:rPr>
          <w:sz w:val="22"/>
        </w:rPr>
        <w:t xml:space="preserve"> pu, durant ce projet, approfo</w:t>
      </w:r>
      <w:r>
        <w:rPr>
          <w:sz w:val="22"/>
        </w:rPr>
        <w:t xml:space="preserve">ndir la technologie JavaScript et mes </w:t>
      </w:r>
      <w:r w:rsidRPr="000E32CE">
        <w:rPr>
          <w:sz w:val="22"/>
        </w:rPr>
        <w:t>conna</w:t>
      </w:r>
      <w:r w:rsidR="009F3291">
        <w:rPr>
          <w:sz w:val="22"/>
        </w:rPr>
        <w:t>issances de la librairie jQuery</w:t>
      </w:r>
      <w:r w:rsidRPr="000E32CE">
        <w:rPr>
          <w:sz w:val="22"/>
        </w:rPr>
        <w:t xml:space="preserve"> très utilisée </w:t>
      </w:r>
      <w:r w:rsidR="00F539C8">
        <w:rPr>
          <w:sz w:val="22"/>
        </w:rPr>
        <w:t xml:space="preserve">dans les projets </w:t>
      </w:r>
      <w:r w:rsidR="009069CC">
        <w:rPr>
          <w:sz w:val="22"/>
        </w:rPr>
        <w:t xml:space="preserve">web </w:t>
      </w:r>
      <w:r w:rsidR="00F539C8">
        <w:rPr>
          <w:sz w:val="22"/>
        </w:rPr>
        <w:t xml:space="preserve">professionnels. </w:t>
      </w:r>
      <w:r w:rsidRPr="000E32CE">
        <w:rPr>
          <w:sz w:val="22"/>
        </w:rPr>
        <w:t xml:space="preserve">Un autre point important que </w:t>
      </w:r>
      <w:r>
        <w:rPr>
          <w:sz w:val="22"/>
        </w:rPr>
        <w:t>j’ai</w:t>
      </w:r>
      <w:r w:rsidRPr="000E32CE">
        <w:rPr>
          <w:sz w:val="22"/>
        </w:rPr>
        <w:t xml:space="preserve"> pu aborder est l’utilisation de </w:t>
      </w:r>
      <w:r>
        <w:rPr>
          <w:sz w:val="22"/>
        </w:rPr>
        <w:t>SoapUI</w:t>
      </w:r>
      <w:r w:rsidRPr="000E32CE">
        <w:rPr>
          <w:sz w:val="22"/>
        </w:rPr>
        <w:t xml:space="preserve"> pour </w:t>
      </w:r>
      <w:r>
        <w:rPr>
          <w:sz w:val="22"/>
        </w:rPr>
        <w:t>tester</w:t>
      </w:r>
      <w:r w:rsidRPr="000E32CE">
        <w:rPr>
          <w:sz w:val="22"/>
        </w:rPr>
        <w:t xml:space="preserve"> </w:t>
      </w:r>
      <w:r>
        <w:rPr>
          <w:sz w:val="22"/>
        </w:rPr>
        <w:t>les réponses des services web</w:t>
      </w:r>
      <w:r w:rsidRPr="000E32CE">
        <w:rPr>
          <w:sz w:val="22"/>
        </w:rPr>
        <w:t>, afin d</w:t>
      </w:r>
      <w:r>
        <w:rPr>
          <w:sz w:val="22"/>
        </w:rPr>
        <w:t>e vérifier les données récupérées par l’application.</w:t>
      </w:r>
      <w:r w:rsidR="00FE2881">
        <w:rPr>
          <w:sz w:val="22"/>
        </w:rPr>
        <w:t xml:space="preserve"> </w:t>
      </w:r>
    </w:p>
    <w:p w:rsidR="00D6736C" w:rsidRPr="00E62974" w:rsidRDefault="00D6736C" w:rsidP="000E32CE">
      <w:pPr>
        <w:spacing w:line="360" w:lineRule="auto"/>
        <w:rPr>
          <w:sz w:val="22"/>
        </w:rPr>
      </w:pPr>
    </w:p>
    <w:p w:rsidR="009818F9" w:rsidRDefault="000E32CE" w:rsidP="000E32CE">
      <w:pPr>
        <w:spacing w:line="360" w:lineRule="auto"/>
        <w:rPr>
          <w:sz w:val="22"/>
        </w:rPr>
      </w:pPr>
      <w:r w:rsidRPr="000E32CE">
        <w:rPr>
          <w:sz w:val="22"/>
        </w:rPr>
        <w:t xml:space="preserve">D’un point de vue méthodologique, </w:t>
      </w:r>
      <w:r w:rsidR="007660CD">
        <w:rPr>
          <w:sz w:val="22"/>
        </w:rPr>
        <w:t xml:space="preserve">j’ai eu l’opportunité de travailler avec la </w:t>
      </w:r>
      <w:r w:rsidR="007660CD" w:rsidRPr="004B599A">
        <w:rPr>
          <w:sz w:val="22"/>
        </w:rPr>
        <w:t>méthode de travail</w:t>
      </w:r>
      <w:r w:rsidRPr="000E32CE">
        <w:rPr>
          <w:sz w:val="22"/>
        </w:rPr>
        <w:t xml:space="preserve"> </w:t>
      </w:r>
      <w:r w:rsidR="00F539C8">
        <w:rPr>
          <w:sz w:val="22"/>
        </w:rPr>
        <w:t>LEAN</w:t>
      </w:r>
      <w:r w:rsidR="007660CD">
        <w:rPr>
          <w:sz w:val="22"/>
        </w:rPr>
        <w:t xml:space="preserve">, ce qui permet de </w:t>
      </w:r>
      <w:r w:rsidR="00000D14">
        <w:rPr>
          <w:sz w:val="22"/>
        </w:rPr>
        <w:t xml:space="preserve">connaître </w:t>
      </w:r>
      <w:r w:rsidR="007660CD">
        <w:rPr>
          <w:sz w:val="22"/>
        </w:rPr>
        <w:t>l’état d’avancement du projet, partager des informations avec les membres de l’équipe</w:t>
      </w:r>
      <w:r w:rsidR="00A00719">
        <w:rPr>
          <w:sz w:val="22"/>
        </w:rPr>
        <w:t xml:space="preserve"> et solutionner </w:t>
      </w:r>
      <w:r w:rsidR="00213CA5">
        <w:rPr>
          <w:sz w:val="22"/>
        </w:rPr>
        <w:t xml:space="preserve">les éventuels </w:t>
      </w:r>
      <w:r w:rsidR="00A00719">
        <w:rPr>
          <w:sz w:val="22"/>
        </w:rPr>
        <w:t>problèmes</w:t>
      </w:r>
    </w:p>
    <w:p w:rsidR="000E32CE" w:rsidRDefault="00A00719" w:rsidP="000E32CE">
      <w:pPr>
        <w:spacing w:line="360" w:lineRule="auto"/>
        <w:rPr>
          <w:sz w:val="22"/>
        </w:rPr>
      </w:pPr>
      <w:r>
        <w:rPr>
          <w:sz w:val="22"/>
        </w:rPr>
        <w:t>.</w:t>
      </w:r>
      <w:r w:rsidR="000E32CE" w:rsidRPr="000E32CE">
        <w:rPr>
          <w:sz w:val="22"/>
        </w:rPr>
        <w:t xml:space="preserve"> </w:t>
      </w:r>
    </w:p>
    <w:p w:rsidR="00F539C8" w:rsidRPr="000E32CE" w:rsidRDefault="00EB1760" w:rsidP="000E32CE">
      <w:pPr>
        <w:spacing w:line="360" w:lineRule="auto"/>
        <w:rPr>
          <w:sz w:val="22"/>
        </w:rPr>
      </w:pPr>
      <w:r>
        <w:rPr>
          <w:sz w:val="22"/>
        </w:rPr>
        <w:t xml:space="preserve">En ce qui concerne </w:t>
      </w:r>
      <w:r w:rsidR="0022045A">
        <w:rPr>
          <w:sz w:val="22"/>
        </w:rPr>
        <w:t xml:space="preserve">mon apport </w:t>
      </w:r>
      <w:r>
        <w:rPr>
          <w:sz w:val="22"/>
        </w:rPr>
        <w:t>pour l’entreprise</w:t>
      </w:r>
      <w:r w:rsidR="0022045A">
        <w:rPr>
          <w:sz w:val="22"/>
        </w:rPr>
        <w:t xml:space="preserve"> Capgemini</w:t>
      </w:r>
      <w:r>
        <w:rPr>
          <w:sz w:val="22"/>
        </w:rPr>
        <w:t>, l</w:t>
      </w:r>
      <w:r w:rsidR="00F539C8" w:rsidRPr="00F539C8">
        <w:rPr>
          <w:sz w:val="22"/>
        </w:rPr>
        <w:t xml:space="preserve">es </w:t>
      </w:r>
      <w:r>
        <w:rPr>
          <w:sz w:val="22"/>
        </w:rPr>
        <w:t xml:space="preserve">évolutions développées </w:t>
      </w:r>
      <w:r w:rsidR="00230EC8">
        <w:rPr>
          <w:sz w:val="22"/>
        </w:rPr>
        <w:t xml:space="preserve">sont fonctionnelles. Elles </w:t>
      </w:r>
      <w:r w:rsidR="00404EE4">
        <w:rPr>
          <w:sz w:val="22"/>
        </w:rPr>
        <w:t xml:space="preserve">ont été livrées à Monaco Telecom </w:t>
      </w:r>
      <w:r w:rsidR="00E03EE3">
        <w:rPr>
          <w:sz w:val="22"/>
        </w:rPr>
        <w:t xml:space="preserve">et </w:t>
      </w:r>
      <w:r w:rsidR="005007D3">
        <w:rPr>
          <w:sz w:val="22"/>
        </w:rPr>
        <w:t xml:space="preserve">vont être </w:t>
      </w:r>
      <w:r>
        <w:rPr>
          <w:sz w:val="22"/>
        </w:rPr>
        <w:t xml:space="preserve">utilisées </w:t>
      </w:r>
      <w:r w:rsidR="00404EE4">
        <w:rPr>
          <w:sz w:val="22"/>
        </w:rPr>
        <w:t>par ses clients</w:t>
      </w:r>
      <w:r w:rsidR="00F539C8" w:rsidRPr="00F539C8">
        <w:rPr>
          <w:sz w:val="22"/>
        </w:rPr>
        <w:t>.</w:t>
      </w:r>
    </w:p>
    <w:p w:rsidR="00EB1760" w:rsidRDefault="00EB1760" w:rsidP="00715DBD">
      <w:pPr>
        <w:spacing w:line="360" w:lineRule="auto"/>
        <w:rPr>
          <w:sz w:val="22"/>
        </w:rPr>
      </w:pPr>
    </w:p>
    <w:p w:rsidR="005623B2" w:rsidRPr="00D8751C" w:rsidRDefault="00FA1D67" w:rsidP="00715DBD">
      <w:pPr>
        <w:spacing w:line="360" w:lineRule="auto"/>
        <w:rPr>
          <w:sz w:val="22"/>
        </w:rPr>
      </w:pPr>
      <w:r>
        <w:rPr>
          <w:sz w:val="22"/>
        </w:rPr>
        <w:t>En conclusion c</w:t>
      </w:r>
      <w:r w:rsidR="00A546DC">
        <w:rPr>
          <w:sz w:val="22"/>
        </w:rPr>
        <w:t xml:space="preserve">e stage </w:t>
      </w:r>
      <w:r w:rsidR="00D8751C" w:rsidRPr="00D8751C">
        <w:rPr>
          <w:sz w:val="22"/>
        </w:rPr>
        <w:t>m’a beaucoup apporté</w:t>
      </w:r>
      <w:r w:rsidR="007D519F">
        <w:rPr>
          <w:sz w:val="22"/>
        </w:rPr>
        <w:t>.</w:t>
      </w:r>
      <w:r w:rsidR="00D8751C" w:rsidRPr="00D8751C">
        <w:rPr>
          <w:sz w:val="22"/>
        </w:rPr>
        <w:t xml:space="preserve"> </w:t>
      </w:r>
      <w:r w:rsidR="00F05205">
        <w:rPr>
          <w:sz w:val="22"/>
        </w:rPr>
        <w:t>J</w:t>
      </w:r>
      <w:r w:rsidR="00D8751C" w:rsidRPr="00D8751C">
        <w:rPr>
          <w:sz w:val="22"/>
        </w:rPr>
        <w:t xml:space="preserve">’ai </w:t>
      </w:r>
      <w:r w:rsidR="00B36AF7">
        <w:rPr>
          <w:sz w:val="22"/>
        </w:rPr>
        <w:t xml:space="preserve">travaillé avec </w:t>
      </w:r>
      <w:r w:rsidR="00D8751C" w:rsidRPr="00D8751C">
        <w:rPr>
          <w:sz w:val="22"/>
        </w:rPr>
        <w:t>des personnes aimables et qualifié</w:t>
      </w:r>
      <w:r w:rsidR="002E3A54">
        <w:rPr>
          <w:sz w:val="22"/>
        </w:rPr>
        <w:t>e</w:t>
      </w:r>
      <w:r w:rsidR="00D8751C" w:rsidRPr="00D8751C">
        <w:rPr>
          <w:sz w:val="22"/>
        </w:rPr>
        <w:t>s qui m’ont énormément aidé</w:t>
      </w:r>
      <w:r w:rsidR="001F40E1">
        <w:rPr>
          <w:sz w:val="22"/>
        </w:rPr>
        <w:t>e</w:t>
      </w:r>
      <w:r w:rsidR="00D8751C" w:rsidRPr="00D8751C">
        <w:rPr>
          <w:sz w:val="22"/>
        </w:rPr>
        <w:t xml:space="preserve">. </w:t>
      </w:r>
      <w:r w:rsidR="00C66801">
        <w:rPr>
          <w:sz w:val="22"/>
        </w:rPr>
        <w:t>J</w:t>
      </w:r>
      <w:r w:rsidR="00C66801" w:rsidRPr="00D8751C">
        <w:rPr>
          <w:sz w:val="22"/>
        </w:rPr>
        <w:t xml:space="preserve">’ai pu apprendre et acquérir de nouvelles compétences </w:t>
      </w:r>
      <w:r w:rsidR="00C66801">
        <w:rPr>
          <w:sz w:val="22"/>
        </w:rPr>
        <w:t xml:space="preserve">mais aussi </w:t>
      </w:r>
      <w:r w:rsidR="00D8751C" w:rsidRPr="00D8751C">
        <w:rPr>
          <w:sz w:val="22"/>
        </w:rPr>
        <w:t xml:space="preserve">apporter le fruit de mes années d’études </w:t>
      </w:r>
      <w:r w:rsidR="00C66801">
        <w:rPr>
          <w:sz w:val="22"/>
        </w:rPr>
        <w:t>à l’équipe</w:t>
      </w:r>
      <w:r w:rsidR="00705D01">
        <w:rPr>
          <w:sz w:val="22"/>
        </w:rPr>
        <w:t xml:space="preserve"> projet</w:t>
      </w:r>
      <w:r w:rsidR="00D8751C" w:rsidRPr="00D8751C">
        <w:rPr>
          <w:sz w:val="22"/>
        </w:rPr>
        <w:t xml:space="preserve">. </w:t>
      </w:r>
      <w:r w:rsidR="00D8751C">
        <w:rPr>
          <w:sz w:val="22"/>
        </w:rPr>
        <w:t xml:space="preserve">Mon stage s’est déroulé dans de très bonnes </w:t>
      </w:r>
      <w:r w:rsidR="004A409A">
        <w:rPr>
          <w:sz w:val="22"/>
        </w:rPr>
        <w:t>conditions</w:t>
      </w:r>
      <w:r w:rsidR="00D8751C">
        <w:rPr>
          <w:sz w:val="22"/>
        </w:rPr>
        <w:t xml:space="preserve"> et </w:t>
      </w:r>
      <w:r w:rsidR="00D8751C" w:rsidRPr="00D8751C">
        <w:rPr>
          <w:sz w:val="22"/>
        </w:rPr>
        <w:t xml:space="preserve">s’est concrétisé </w:t>
      </w:r>
      <w:r w:rsidR="00C608D5">
        <w:rPr>
          <w:sz w:val="22"/>
        </w:rPr>
        <w:t xml:space="preserve">par </w:t>
      </w:r>
      <w:r w:rsidR="00D8751C" w:rsidRPr="00D8751C">
        <w:rPr>
          <w:sz w:val="22"/>
        </w:rPr>
        <w:t xml:space="preserve">une </w:t>
      </w:r>
      <w:r w:rsidR="00D8751C">
        <w:rPr>
          <w:sz w:val="22"/>
        </w:rPr>
        <w:t>proposition d’</w:t>
      </w:r>
      <w:r w:rsidR="00D8751C" w:rsidRPr="00D8751C">
        <w:rPr>
          <w:sz w:val="22"/>
        </w:rPr>
        <w:t>embauche.</w:t>
      </w:r>
    </w:p>
    <w:p w:rsidR="005623B2" w:rsidRDefault="005623B2" w:rsidP="00715DBD">
      <w:pPr>
        <w:spacing w:line="360" w:lineRule="auto"/>
        <w:rPr>
          <w:sz w:val="22"/>
        </w:rPr>
      </w:pPr>
    </w:p>
    <w:p w:rsidR="00971A8B" w:rsidRDefault="00971A8B" w:rsidP="00715DBD">
      <w:pPr>
        <w:spacing w:line="360" w:lineRule="auto"/>
        <w:rPr>
          <w:sz w:val="22"/>
        </w:rPr>
      </w:pPr>
    </w:p>
    <w:p w:rsidR="004554DF" w:rsidRDefault="004554DF">
      <w:pPr>
        <w:spacing w:before="0" w:after="0"/>
        <w:jc w:val="left"/>
        <w:rPr>
          <w:b/>
          <w:caps/>
          <w:color w:val="0000FF"/>
          <w:u w:color="C0C0C0"/>
        </w:rPr>
      </w:pPr>
    </w:p>
    <w:p w:rsidR="004C24AC" w:rsidRPr="005041F5" w:rsidRDefault="007660CD" w:rsidP="00715DBD">
      <w:pPr>
        <w:pStyle w:val="Titre1"/>
        <w:spacing w:line="360" w:lineRule="auto"/>
      </w:pPr>
      <w:bookmarkStart w:id="1598" w:name="_Toc396225612"/>
      <w:r>
        <w:lastRenderedPageBreak/>
        <w:t>A</w:t>
      </w:r>
      <w:r w:rsidR="005041F5">
        <w:t>nnexes</w:t>
      </w:r>
      <w:bookmarkEnd w:id="1598"/>
    </w:p>
    <w:p w:rsidR="006F0BD0" w:rsidRDefault="005041F5" w:rsidP="00715DBD">
      <w:pPr>
        <w:pStyle w:val="Titre2"/>
        <w:spacing w:line="360" w:lineRule="auto"/>
      </w:pPr>
      <w:bookmarkStart w:id="1599" w:name="_Toc396225613"/>
      <w:r>
        <w:t>Struts 2</w:t>
      </w:r>
      <w:bookmarkEnd w:id="1599"/>
    </w:p>
    <w:p w:rsidR="005041F5" w:rsidRDefault="005041F5" w:rsidP="00715DBD">
      <w:pPr>
        <w:spacing w:line="360" w:lineRule="auto"/>
        <w:rPr>
          <w:rFonts w:cs="Arial"/>
          <w:sz w:val="22"/>
          <w:szCs w:val="24"/>
        </w:rPr>
      </w:pPr>
      <w:r w:rsidRPr="004B599A">
        <w:rPr>
          <w:rFonts w:cs="Arial"/>
          <w:sz w:val="22"/>
          <w:szCs w:val="24"/>
        </w:rPr>
        <w:t>Apache Struts 2 est un élégant, extensible framework pour la création d'applications Web Java EE. Le framework est conçu pour simplifier le cycle complet de développement, depuis la construction, le déploiement, à la maintenance des applications au fil du temps.</w:t>
      </w:r>
      <w:r>
        <w:rPr>
          <w:rFonts w:cs="Arial"/>
          <w:sz w:val="22"/>
          <w:szCs w:val="24"/>
        </w:rPr>
        <w:t xml:space="preserve"> Le framework met en œuvre le patron de conception MVC et il peut être configuré de différentes façons. Du plus, il offre une intégration transparente avec des autres frameworks pour implémenter la couche métier (comme Hibernate ou Spring).</w:t>
      </w:r>
    </w:p>
    <w:p w:rsidR="005041F5" w:rsidRDefault="005041F5" w:rsidP="00715DBD">
      <w:pPr>
        <w:spacing w:line="360" w:lineRule="auto"/>
        <w:rPr>
          <w:rFonts w:cs="Arial"/>
          <w:sz w:val="22"/>
          <w:szCs w:val="24"/>
        </w:rPr>
      </w:pPr>
    </w:p>
    <w:p w:rsidR="005041F5" w:rsidRPr="002D7F20" w:rsidRDefault="005041F5" w:rsidP="00715DBD">
      <w:pPr>
        <w:spacing w:line="360" w:lineRule="auto"/>
        <w:rPr>
          <w:rFonts w:cs="Arial"/>
          <w:b/>
          <w:sz w:val="22"/>
          <w:szCs w:val="24"/>
        </w:rPr>
      </w:pPr>
      <w:r w:rsidRPr="00925AB1">
        <w:rPr>
          <w:rFonts w:cs="Arial"/>
          <w:b/>
          <w:sz w:val="22"/>
          <w:szCs w:val="24"/>
        </w:rPr>
        <w:t>Composants de Struts 2</w:t>
      </w:r>
    </w:p>
    <w:p w:rsidR="005041F5" w:rsidRDefault="005041F5" w:rsidP="00715DBD">
      <w:pPr>
        <w:spacing w:line="360" w:lineRule="auto"/>
        <w:rPr>
          <w:rFonts w:cs="Arial"/>
          <w:sz w:val="22"/>
          <w:szCs w:val="24"/>
        </w:rPr>
      </w:pPr>
      <w:r>
        <w:rPr>
          <w:rFonts w:cs="Arial"/>
          <w:sz w:val="22"/>
          <w:szCs w:val="24"/>
        </w:rPr>
        <w:t>FilterDispatcher : Ceci est le point d’entrée du framework. L’exécution des toutes les demandes concernant le framework sont lancées à partir de lui.</w:t>
      </w:r>
    </w:p>
    <w:p w:rsidR="005041F5" w:rsidRDefault="005041F5" w:rsidP="00715DBD">
      <w:pPr>
        <w:spacing w:line="360" w:lineRule="auto"/>
        <w:rPr>
          <w:rFonts w:cs="Arial"/>
          <w:sz w:val="22"/>
          <w:szCs w:val="24"/>
        </w:rPr>
      </w:pPr>
      <w:r>
        <w:rPr>
          <w:rFonts w:cs="Arial"/>
          <w:sz w:val="22"/>
          <w:szCs w:val="24"/>
        </w:rPr>
        <w:t xml:space="preserve">Intercepteurs : Les intercepteurs effectuent des tâches avant et après l’exécution d’une action et peuvent également empêcher qu’une Action soit exécutée.  </w:t>
      </w:r>
    </w:p>
    <w:p w:rsidR="005041F5" w:rsidRDefault="005041F5" w:rsidP="00715DBD">
      <w:pPr>
        <w:spacing w:line="360" w:lineRule="auto"/>
        <w:rPr>
          <w:rFonts w:cs="Arial"/>
          <w:sz w:val="22"/>
          <w:szCs w:val="24"/>
        </w:rPr>
      </w:pPr>
      <w:r>
        <w:rPr>
          <w:rFonts w:cs="Arial"/>
          <w:sz w:val="22"/>
          <w:szCs w:val="24"/>
        </w:rPr>
        <w:t>Actions : Les Actions sont classes chargées d’exécuter la logique pour répondre une demande. Chaque URL est mappée à une action spécifique.</w:t>
      </w:r>
    </w:p>
    <w:p w:rsidR="005041F5" w:rsidRDefault="005041F5" w:rsidP="00715DBD">
      <w:pPr>
        <w:spacing w:line="360" w:lineRule="auto"/>
        <w:rPr>
          <w:rFonts w:cs="Arial"/>
          <w:sz w:val="22"/>
          <w:szCs w:val="24"/>
        </w:rPr>
      </w:pPr>
      <w:r>
        <w:rPr>
          <w:rFonts w:cs="Arial"/>
          <w:sz w:val="22"/>
          <w:szCs w:val="24"/>
        </w:rPr>
        <w:t xml:space="preserve">Results : Le result est la réponse envoyée à l’utilisateur après l’exécution de l’Action. Une Action peut avoir plus d’un result ce qui permet d’envoyer à l’utilisateur une view différente en </w:t>
      </w:r>
      <w:r w:rsidR="005C069D">
        <w:rPr>
          <w:rFonts w:cs="Arial"/>
          <w:sz w:val="22"/>
          <w:szCs w:val="24"/>
        </w:rPr>
        <w:t>dépendant</w:t>
      </w:r>
      <w:r>
        <w:rPr>
          <w:rFonts w:cs="Arial"/>
          <w:sz w:val="22"/>
          <w:szCs w:val="24"/>
        </w:rPr>
        <w:t xml:space="preserve"> du result.</w:t>
      </w:r>
    </w:p>
    <w:p w:rsidR="005041F5" w:rsidRPr="00925AB1" w:rsidRDefault="005041F5" w:rsidP="00715DBD">
      <w:pPr>
        <w:spacing w:line="360" w:lineRule="auto"/>
        <w:rPr>
          <w:rFonts w:cs="Arial"/>
          <w:b/>
          <w:sz w:val="22"/>
          <w:szCs w:val="24"/>
        </w:rPr>
      </w:pPr>
    </w:p>
    <w:p w:rsidR="005041F5" w:rsidRPr="00925AB1" w:rsidRDefault="005041F5" w:rsidP="00715DBD">
      <w:pPr>
        <w:spacing w:line="360" w:lineRule="auto"/>
        <w:rPr>
          <w:rFonts w:cs="Arial"/>
          <w:b/>
          <w:sz w:val="22"/>
          <w:szCs w:val="24"/>
        </w:rPr>
      </w:pPr>
      <w:r w:rsidRPr="00925AB1">
        <w:rPr>
          <w:rFonts w:cs="Arial"/>
          <w:b/>
          <w:sz w:val="22"/>
          <w:szCs w:val="24"/>
        </w:rPr>
        <w:t>Fonctionnement de Struts 2</w:t>
      </w:r>
    </w:p>
    <w:p w:rsidR="005041F5" w:rsidRDefault="005041F5" w:rsidP="00715DBD">
      <w:pPr>
        <w:spacing w:line="360" w:lineRule="auto"/>
        <w:rPr>
          <w:rFonts w:cs="Arial"/>
          <w:sz w:val="22"/>
          <w:szCs w:val="24"/>
        </w:rPr>
      </w:pPr>
    </w:p>
    <w:p w:rsidR="005041F5" w:rsidRDefault="003B278D" w:rsidP="00715DBD">
      <w:pPr>
        <w:spacing w:line="360" w:lineRule="auto"/>
        <w:jc w:val="center"/>
        <w:rPr>
          <w:rFonts w:cs="Arial"/>
          <w:sz w:val="22"/>
          <w:szCs w:val="24"/>
        </w:rPr>
      </w:pPr>
      <w:r w:rsidRPr="003B278D">
        <w:rPr>
          <w:rFonts w:cs="Arial"/>
          <w:noProof/>
          <w:sz w:val="22"/>
          <w:szCs w:val="24"/>
          <w:u w:val="single"/>
        </w:rPr>
        <w:drawing>
          <wp:inline distT="0" distB="0" distL="0" distR="0">
            <wp:extent cx="3981450" cy="2052135"/>
            <wp:effectExtent l="0" t="0" r="0" b="0"/>
            <wp:docPr id="26" name="Image 1" descr="D:\Users\ctunqui\Downloads\stru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tunqui\Downloads\struta.png"/>
                    <pic:cNvPicPr>
                      <a:picLocks noChangeAspect="1" noChangeArrowheads="1"/>
                    </pic:cNvPicPr>
                  </pic:nvPicPr>
                  <pic:blipFill>
                    <a:blip r:embed="rId44" cstate="print"/>
                    <a:srcRect/>
                    <a:stretch>
                      <a:fillRect/>
                    </a:stretch>
                  </pic:blipFill>
                  <pic:spPr bwMode="auto">
                    <a:xfrm>
                      <a:off x="0" y="0"/>
                      <a:ext cx="3995524" cy="2059389"/>
                    </a:xfrm>
                    <a:prstGeom prst="rect">
                      <a:avLst/>
                    </a:prstGeom>
                    <a:noFill/>
                    <a:ln w="9525">
                      <a:noFill/>
                      <a:miter lim="800000"/>
                      <a:headEnd/>
                      <a:tailEnd/>
                    </a:ln>
                  </pic:spPr>
                </pic:pic>
              </a:graphicData>
            </a:graphic>
          </wp:inline>
        </w:drawing>
      </w:r>
    </w:p>
    <w:p w:rsidR="005041F5" w:rsidRDefault="00886A01" w:rsidP="00886A01">
      <w:pPr>
        <w:pStyle w:val="Lgende"/>
        <w:jc w:val="center"/>
        <w:rPr>
          <w:rFonts w:cs="Arial"/>
          <w:sz w:val="22"/>
          <w:szCs w:val="24"/>
        </w:rPr>
      </w:pPr>
      <w:bookmarkStart w:id="1600" w:name="_Toc396225631"/>
      <w:r>
        <w:t xml:space="preserve">Figure </w:t>
      </w:r>
      <w:fldSimple w:instr=" SEQ Figure \* ARABIC ">
        <w:r w:rsidR="00D03311">
          <w:rPr>
            <w:noProof/>
          </w:rPr>
          <w:t>17</w:t>
        </w:r>
      </w:fldSimple>
      <w:r>
        <w:t xml:space="preserve"> : Fonctionnement du framework Struts 2</w:t>
      </w:r>
      <w:bookmarkEnd w:id="1600"/>
    </w:p>
    <w:p w:rsidR="005041F5" w:rsidRDefault="005041F5" w:rsidP="00715DBD">
      <w:pPr>
        <w:spacing w:line="360" w:lineRule="auto"/>
        <w:rPr>
          <w:rFonts w:cs="Arial"/>
          <w:sz w:val="22"/>
          <w:szCs w:val="24"/>
        </w:rPr>
      </w:pPr>
      <w:r>
        <w:rPr>
          <w:rFonts w:cs="Arial"/>
          <w:sz w:val="22"/>
          <w:szCs w:val="24"/>
        </w:rPr>
        <w:lastRenderedPageBreak/>
        <w:t>1 : Le navigateur fait une demande pour une ressource dans l’application. Le FilterDispatcher de Struts examine la demande et détermine l’Action appropriée à utiliser.</w:t>
      </w:r>
    </w:p>
    <w:p w:rsidR="005041F5" w:rsidRDefault="005041F5" w:rsidP="00715DBD">
      <w:pPr>
        <w:spacing w:line="360" w:lineRule="auto"/>
        <w:rPr>
          <w:rFonts w:cs="Arial"/>
          <w:sz w:val="22"/>
          <w:szCs w:val="24"/>
        </w:rPr>
      </w:pPr>
      <w:r>
        <w:rPr>
          <w:rFonts w:cs="Arial"/>
          <w:sz w:val="22"/>
          <w:szCs w:val="24"/>
        </w:rPr>
        <w:t>2 : Les intercepteurs sont appliqué, ils exécutent des fonctions telles que les validations, les workflows, les téléchargements de fichiers, etc.</w:t>
      </w:r>
    </w:p>
    <w:p w:rsidR="005041F5" w:rsidRDefault="005041F5" w:rsidP="00715DBD">
      <w:pPr>
        <w:spacing w:line="360" w:lineRule="auto"/>
        <w:rPr>
          <w:rFonts w:cs="Arial"/>
          <w:sz w:val="22"/>
          <w:szCs w:val="24"/>
        </w:rPr>
      </w:pPr>
      <w:r>
        <w:rPr>
          <w:rFonts w:cs="Arial"/>
          <w:sz w:val="22"/>
          <w:szCs w:val="24"/>
        </w:rPr>
        <w:t>3 : La méthode adéquate de l’Action est exécutée (par défaut la méthode « execute »), cette méthode généralement stocke et / ou retour des informations liées au processus.</w:t>
      </w:r>
    </w:p>
    <w:p w:rsidR="005041F5" w:rsidRDefault="005041F5" w:rsidP="00715DBD">
      <w:pPr>
        <w:spacing w:line="360" w:lineRule="auto"/>
        <w:rPr>
          <w:rFonts w:cs="Arial"/>
          <w:sz w:val="22"/>
          <w:szCs w:val="24"/>
        </w:rPr>
      </w:pPr>
      <w:r>
        <w:rPr>
          <w:rFonts w:cs="Arial"/>
          <w:sz w:val="22"/>
          <w:szCs w:val="24"/>
        </w:rPr>
        <w:t>4 : L’Action indique le result qui doit être appliqué. Le result génère la sortie appropriée en fonctions du résultat du processus.</w:t>
      </w:r>
    </w:p>
    <w:p w:rsidR="005041F5" w:rsidRDefault="005041F5" w:rsidP="00715DBD">
      <w:pPr>
        <w:spacing w:line="360" w:lineRule="auto"/>
        <w:rPr>
          <w:rFonts w:cs="Arial"/>
          <w:sz w:val="22"/>
          <w:szCs w:val="24"/>
        </w:rPr>
      </w:pPr>
      <w:r>
        <w:rPr>
          <w:rFonts w:cs="Arial"/>
          <w:sz w:val="22"/>
          <w:szCs w:val="24"/>
        </w:rPr>
        <w:t>5 : Les résultats sont appliqués aux mêmes intercepteurs qui ont été appliqués au début, mais dans l’ordre inverse.</w:t>
      </w:r>
    </w:p>
    <w:p w:rsidR="005041F5" w:rsidRDefault="005041F5" w:rsidP="00715DBD">
      <w:pPr>
        <w:spacing w:line="360" w:lineRule="auto"/>
        <w:rPr>
          <w:rFonts w:cs="Arial"/>
          <w:sz w:val="22"/>
          <w:szCs w:val="24"/>
        </w:rPr>
      </w:pPr>
      <w:r>
        <w:rPr>
          <w:rFonts w:cs="Arial"/>
          <w:sz w:val="22"/>
          <w:szCs w:val="24"/>
        </w:rPr>
        <w:t>6 : Le résultat passe à nouveau par le FilterDispatcher bien que cela ne exécute plus de processus sur le résultat.</w:t>
      </w:r>
    </w:p>
    <w:p w:rsidR="00793FD6" w:rsidRDefault="005041F5" w:rsidP="00715DBD">
      <w:pPr>
        <w:spacing w:line="360" w:lineRule="auto"/>
        <w:rPr>
          <w:rFonts w:cs="Arial"/>
          <w:sz w:val="22"/>
          <w:szCs w:val="24"/>
        </w:rPr>
      </w:pPr>
      <w:r>
        <w:rPr>
          <w:rFonts w:cs="Arial"/>
          <w:sz w:val="22"/>
          <w:szCs w:val="24"/>
        </w:rPr>
        <w:t xml:space="preserve">7 : Le résultat est envoyé à l’utilisateur pour son affichage. </w:t>
      </w:r>
    </w:p>
    <w:p w:rsidR="00D34A53" w:rsidRPr="00D34A53" w:rsidRDefault="00D34A53" w:rsidP="00715DBD">
      <w:pPr>
        <w:spacing w:line="360" w:lineRule="auto"/>
        <w:rPr>
          <w:rFonts w:cs="Arial"/>
          <w:sz w:val="22"/>
          <w:szCs w:val="24"/>
        </w:rPr>
      </w:pPr>
    </w:p>
    <w:sectPr w:rsidR="00D34A53" w:rsidRPr="00D34A53" w:rsidSect="00735A76">
      <w:headerReference w:type="default" r:id="rId45"/>
      <w:footerReference w:type="default" r:id="rId46"/>
      <w:pgSz w:w="11906" w:h="16838" w:code="9"/>
      <w:pgMar w:top="1134" w:right="1134" w:bottom="1134" w:left="1134" w:header="680" w:footer="50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5D7C" w:rsidRDefault="00625D7C">
      <w:r>
        <w:separator/>
      </w:r>
    </w:p>
  </w:endnote>
  <w:endnote w:type="continuationSeparator" w:id="0">
    <w:p w:rsidR="00625D7C" w:rsidRDefault="00625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nePrinter">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PMincho">
    <w:panose1 w:val="02020600040205080304"/>
    <w:charset w:val="80"/>
    <w:family w:val="roma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4C0B" w:rsidRDefault="00C34C0B"/>
  <w:tbl>
    <w:tblPr>
      <w:tblW w:w="0" w:type="auto"/>
      <w:tblBorders>
        <w:top w:val="single" w:sz="12" w:space="0" w:color="C0C0C0"/>
      </w:tblBorders>
      <w:tblLayout w:type="fixed"/>
      <w:tblCellMar>
        <w:left w:w="70" w:type="dxa"/>
        <w:right w:w="70" w:type="dxa"/>
      </w:tblCellMar>
      <w:tblLook w:val="0000"/>
    </w:tblPr>
    <w:tblGrid>
      <w:gridCol w:w="3070"/>
      <w:gridCol w:w="2954"/>
      <w:gridCol w:w="3685"/>
    </w:tblGrid>
    <w:tr w:rsidR="00C34C0B">
      <w:trPr>
        <w:trHeight w:val="544"/>
      </w:trPr>
      <w:tc>
        <w:tcPr>
          <w:tcW w:w="3070" w:type="dxa"/>
          <w:vAlign w:val="center"/>
        </w:tcPr>
        <w:p w:rsidR="00C34C0B" w:rsidRDefault="00C34C0B">
          <w:pPr>
            <w:jc w:val="left"/>
          </w:pPr>
        </w:p>
      </w:tc>
      <w:tc>
        <w:tcPr>
          <w:tcW w:w="2954" w:type="dxa"/>
          <w:vAlign w:val="center"/>
        </w:tcPr>
        <w:p w:rsidR="00C34C0B" w:rsidRDefault="00C34C0B">
          <w:pPr>
            <w:jc w:val="center"/>
          </w:pPr>
        </w:p>
      </w:tc>
      <w:tc>
        <w:tcPr>
          <w:tcW w:w="3685" w:type="dxa"/>
          <w:vAlign w:val="center"/>
        </w:tcPr>
        <w:p w:rsidR="00C34C0B" w:rsidRDefault="00C34C0B">
          <w:pPr>
            <w:jc w:val="right"/>
          </w:pPr>
        </w:p>
      </w:tc>
    </w:tr>
  </w:tbl>
  <w:p w:rsidR="00C34C0B" w:rsidRDefault="00C34C0B"/>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12" w:space="0" w:color="C0C0C0"/>
      </w:tblBorders>
      <w:tblLook w:val="01E0"/>
    </w:tblPr>
    <w:tblGrid>
      <w:gridCol w:w="5778"/>
      <w:gridCol w:w="4000"/>
    </w:tblGrid>
    <w:tr w:rsidR="00C34C0B" w:rsidRPr="008829BA" w:rsidTr="008829BA">
      <w:tc>
        <w:tcPr>
          <w:tcW w:w="5778" w:type="dxa"/>
        </w:tcPr>
        <w:p w:rsidR="00C34C0B" w:rsidRDefault="00C34C0B" w:rsidP="008829BA">
          <w:pPr>
            <w:pStyle w:val="Pieddepage"/>
            <w:jc w:val="left"/>
          </w:pPr>
          <w:r>
            <w:t xml:space="preserve">Carla TUNQUI NEIRA </w:t>
          </w:r>
        </w:p>
        <w:p w:rsidR="00C34C0B" w:rsidRDefault="00C34C0B" w:rsidP="008829BA">
          <w:pPr>
            <w:pStyle w:val="Pieddepage"/>
            <w:jc w:val="left"/>
          </w:pPr>
          <w:r>
            <w:t>M2 MIAGE – 2013/2014</w:t>
          </w:r>
        </w:p>
        <w:p w:rsidR="00C34C0B" w:rsidRDefault="00C34C0B" w:rsidP="008829BA">
          <w:pPr>
            <w:pStyle w:val="Pieddepage"/>
            <w:jc w:val="left"/>
          </w:pPr>
          <w:r>
            <w:t>Université de Rennes 1</w:t>
          </w:r>
        </w:p>
        <w:p w:rsidR="00C34C0B" w:rsidRPr="008829BA" w:rsidRDefault="00305757" w:rsidP="008829BA">
          <w:pPr>
            <w:pStyle w:val="Pieddepage"/>
            <w:jc w:val="left"/>
            <w:rPr>
              <w:lang w:val="it-IT"/>
            </w:rPr>
          </w:pPr>
          <w:fldSimple w:instr=" DOCPROPERTY  DocUsage  \* MERGEFORMAT "/>
        </w:p>
      </w:tc>
      <w:tc>
        <w:tcPr>
          <w:tcW w:w="4000" w:type="dxa"/>
        </w:tcPr>
        <w:tbl>
          <w:tblPr>
            <w:tblW w:w="0" w:type="auto"/>
            <w:jc w:val="right"/>
            <w:tblInd w:w="34" w:type="dxa"/>
            <w:tblCellMar>
              <w:left w:w="70" w:type="dxa"/>
              <w:right w:w="70" w:type="dxa"/>
            </w:tblCellMar>
            <w:tblLook w:val="0000"/>
          </w:tblPr>
          <w:tblGrid>
            <w:gridCol w:w="1276"/>
            <w:gridCol w:w="1268"/>
            <w:gridCol w:w="1206"/>
          </w:tblGrid>
          <w:tr w:rsidR="00C34C0B" w:rsidRPr="00043CD9" w:rsidTr="001E36B3">
            <w:trPr>
              <w:cantSplit/>
              <w:trHeight w:val="480"/>
              <w:jc w:val="right"/>
            </w:trPr>
            <w:tc>
              <w:tcPr>
                <w:tcW w:w="1276" w:type="dxa"/>
                <w:vAlign w:val="center"/>
              </w:tcPr>
              <w:p w:rsidR="00C34C0B" w:rsidRPr="0018169C" w:rsidRDefault="00C34C0B" w:rsidP="00B17DBD">
                <w:pPr>
                  <w:pStyle w:val="Pieddepage"/>
                  <w:tabs>
                    <w:tab w:val="clear" w:pos="284"/>
                    <w:tab w:val="clear" w:pos="567"/>
                  </w:tabs>
                  <w:jc w:val="right"/>
                  <w:rPr>
                    <w:szCs w:val="18"/>
                    <w:lang w:val="it-IT"/>
                  </w:rPr>
                </w:pPr>
              </w:p>
            </w:tc>
            <w:tc>
              <w:tcPr>
                <w:tcW w:w="1268" w:type="dxa"/>
                <w:vAlign w:val="center"/>
              </w:tcPr>
              <w:p w:rsidR="00C34C0B" w:rsidRPr="0018169C" w:rsidRDefault="00C34C0B" w:rsidP="00B17DBD">
                <w:pPr>
                  <w:pStyle w:val="Pieddepage"/>
                  <w:tabs>
                    <w:tab w:val="clear" w:pos="567"/>
                  </w:tabs>
                  <w:jc w:val="right"/>
                  <w:rPr>
                    <w:szCs w:val="18"/>
                    <w:lang w:val="it-IT"/>
                  </w:rPr>
                </w:pPr>
              </w:p>
            </w:tc>
            <w:tc>
              <w:tcPr>
                <w:tcW w:w="1206" w:type="dxa"/>
                <w:vAlign w:val="center"/>
              </w:tcPr>
              <w:p w:rsidR="00C34C0B" w:rsidRPr="00043CD9" w:rsidRDefault="00C34C0B" w:rsidP="00B17DBD">
                <w:pPr>
                  <w:pStyle w:val="Pieddepage"/>
                  <w:tabs>
                    <w:tab w:val="clear" w:pos="284"/>
                    <w:tab w:val="clear" w:pos="567"/>
                  </w:tabs>
                  <w:jc w:val="right"/>
                  <w:rPr>
                    <w:szCs w:val="18"/>
                  </w:rPr>
                </w:pPr>
                <w:r w:rsidRPr="00043CD9">
                  <w:rPr>
                    <w:szCs w:val="18"/>
                  </w:rPr>
                  <w:t xml:space="preserve">Page : </w:t>
                </w:r>
                <w:r w:rsidR="00305757" w:rsidRPr="00043CD9">
                  <w:rPr>
                    <w:szCs w:val="18"/>
                  </w:rPr>
                  <w:fldChar w:fldCharType="begin"/>
                </w:r>
                <w:r w:rsidRPr="00043CD9">
                  <w:rPr>
                    <w:szCs w:val="18"/>
                  </w:rPr>
                  <w:instrText xml:space="preserve"> PAGE </w:instrText>
                </w:r>
                <w:r w:rsidR="00305757" w:rsidRPr="00043CD9">
                  <w:rPr>
                    <w:szCs w:val="18"/>
                  </w:rPr>
                  <w:fldChar w:fldCharType="separate"/>
                </w:r>
                <w:r w:rsidR="00B31B90">
                  <w:rPr>
                    <w:noProof/>
                    <w:szCs w:val="18"/>
                  </w:rPr>
                  <w:t>6</w:t>
                </w:r>
                <w:r w:rsidR="00305757" w:rsidRPr="00043CD9">
                  <w:rPr>
                    <w:szCs w:val="18"/>
                  </w:rPr>
                  <w:fldChar w:fldCharType="end"/>
                </w:r>
                <w:r w:rsidRPr="00043CD9">
                  <w:rPr>
                    <w:szCs w:val="18"/>
                  </w:rPr>
                  <w:t xml:space="preserve"> / </w:t>
                </w:r>
                <w:fldSimple w:instr=" NUMPAGES  \* MERGEFORMAT ">
                  <w:r w:rsidR="00B31B90" w:rsidRPr="00B31B90">
                    <w:rPr>
                      <w:noProof/>
                      <w:szCs w:val="18"/>
                    </w:rPr>
                    <w:t>37</w:t>
                  </w:r>
                </w:fldSimple>
              </w:p>
            </w:tc>
          </w:tr>
        </w:tbl>
        <w:p w:rsidR="00C34C0B" w:rsidRPr="008829BA" w:rsidRDefault="00C34C0B" w:rsidP="00D803EA">
          <w:pPr>
            <w:pStyle w:val="Pieddepage"/>
            <w:rPr>
              <w:szCs w:val="16"/>
            </w:rPr>
          </w:pPr>
        </w:p>
      </w:tc>
    </w:tr>
  </w:tbl>
  <w:p w:rsidR="00C34C0B" w:rsidRPr="00D803EA" w:rsidRDefault="00C34C0B" w:rsidP="00D803E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5D7C" w:rsidRDefault="00625D7C">
      <w:r>
        <w:separator/>
      </w:r>
    </w:p>
  </w:footnote>
  <w:footnote w:type="continuationSeparator" w:id="0">
    <w:p w:rsidR="00625D7C" w:rsidRDefault="00625D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1701"/>
    </w:tblGrid>
    <w:tr w:rsidR="00C34C0B">
      <w:trPr>
        <w:trHeight w:val="432"/>
      </w:trPr>
      <w:tc>
        <w:tcPr>
          <w:tcW w:w="1701" w:type="dxa"/>
        </w:tcPr>
        <w:p w:rsidR="00C34C0B" w:rsidRDefault="00C34C0B">
          <w:r>
            <w:t xml:space="preserve">Page : </w:t>
          </w:r>
          <w:fldSimple w:instr=" PAGE ">
            <w:r>
              <w:rPr>
                <w:noProof/>
              </w:rPr>
              <w:t>4</w:t>
            </w:r>
          </w:fldSimple>
          <w:r>
            <w:t xml:space="preserve"> / </w:t>
          </w:r>
          <w:fldSimple w:instr=" NUMPAGES  \* MERGEFORMAT ">
            <w:r>
              <w:rPr>
                <w:noProof/>
              </w:rPr>
              <w:t>33</w:t>
            </w:r>
          </w:fldSimple>
        </w:p>
      </w:tc>
      <w:tc>
        <w:tcPr>
          <w:tcW w:w="5783" w:type="dxa"/>
        </w:tcPr>
        <w:p w:rsidR="00C34C0B" w:rsidRDefault="00C34C0B">
          <w:pPr>
            <w:rPr>
              <w:i/>
            </w:rPr>
          </w:pPr>
          <w:r>
            <w:rPr>
              <w:i/>
            </w:rPr>
            <w:t>Sommaire</w:t>
          </w:r>
        </w:p>
      </w:tc>
      <w:tc>
        <w:tcPr>
          <w:tcW w:w="1701" w:type="dxa"/>
        </w:tcPr>
        <w:p w:rsidR="00C34C0B" w:rsidRDefault="00C34C0B"/>
      </w:tc>
    </w:tr>
  </w:tbl>
  <w:p w:rsidR="00C34C0B" w:rsidRDefault="00C34C0B"/>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12" w:space="0" w:color="C0C0C0"/>
      </w:tblBorders>
      <w:tblLayout w:type="fixed"/>
      <w:tblCellMar>
        <w:left w:w="70" w:type="dxa"/>
        <w:right w:w="70" w:type="dxa"/>
      </w:tblCellMar>
      <w:tblLook w:val="0000"/>
    </w:tblPr>
    <w:tblGrid>
      <w:gridCol w:w="1701"/>
      <w:gridCol w:w="5783"/>
      <w:gridCol w:w="2225"/>
    </w:tblGrid>
    <w:tr w:rsidR="00C34C0B">
      <w:trPr>
        <w:trHeight w:val="432"/>
      </w:trPr>
      <w:tc>
        <w:tcPr>
          <w:tcW w:w="1701" w:type="dxa"/>
        </w:tcPr>
        <w:p w:rsidR="00C34C0B" w:rsidRDefault="00C34C0B"/>
      </w:tc>
      <w:tc>
        <w:tcPr>
          <w:tcW w:w="5783" w:type="dxa"/>
        </w:tcPr>
        <w:p w:rsidR="00C34C0B" w:rsidRDefault="00C34C0B">
          <w:pPr>
            <w:rPr>
              <w:i/>
            </w:rPr>
          </w:pPr>
          <w:r>
            <w:rPr>
              <w:i/>
            </w:rPr>
            <w:t>Sommaire</w:t>
          </w:r>
        </w:p>
      </w:tc>
      <w:tc>
        <w:tcPr>
          <w:tcW w:w="2225" w:type="dxa"/>
        </w:tcPr>
        <w:p w:rsidR="00C34C0B" w:rsidRDefault="00C34C0B">
          <w:pPr>
            <w:jc w:val="right"/>
          </w:pPr>
          <w:r>
            <w:t xml:space="preserve">Page : </w:t>
          </w:r>
          <w:r w:rsidR="00305757">
            <w:rPr>
              <w:i/>
            </w:rPr>
            <w:fldChar w:fldCharType="begin"/>
          </w:r>
          <w:r>
            <w:rPr>
              <w:i/>
            </w:rPr>
            <w:instrText xml:space="preserve"> PAGE </w:instrText>
          </w:r>
          <w:r w:rsidR="00305757">
            <w:rPr>
              <w:i/>
            </w:rPr>
            <w:fldChar w:fldCharType="separate"/>
          </w:r>
          <w:r>
            <w:rPr>
              <w:i/>
              <w:noProof/>
            </w:rPr>
            <w:t>4</w:t>
          </w:r>
          <w:r w:rsidR="00305757">
            <w:rPr>
              <w:i/>
            </w:rPr>
            <w:fldChar w:fldCharType="end"/>
          </w:r>
          <w:r>
            <w:t xml:space="preserve"> / </w:t>
          </w:r>
          <w:fldSimple w:instr=" NUMPAGES  \* MERGEFORMAT ">
            <w:r>
              <w:rPr>
                <w:noProof/>
              </w:rPr>
              <w:t>33</w:t>
            </w:r>
          </w:fldSimple>
        </w:p>
      </w:tc>
    </w:tr>
  </w:tbl>
  <w:p w:rsidR="00C34C0B" w:rsidRDefault="00C34C0B"/>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right"/>
      <w:tblBorders>
        <w:bottom w:val="single" w:sz="12" w:space="0" w:color="C0C0C0"/>
      </w:tblBorders>
      <w:tblLayout w:type="fixed"/>
      <w:tblCellMar>
        <w:left w:w="70" w:type="dxa"/>
        <w:right w:w="70" w:type="dxa"/>
      </w:tblCellMar>
      <w:tblLook w:val="0000"/>
    </w:tblPr>
    <w:tblGrid>
      <w:gridCol w:w="3402"/>
      <w:gridCol w:w="2960"/>
      <w:gridCol w:w="3402"/>
    </w:tblGrid>
    <w:tr w:rsidR="00C34C0B" w:rsidRPr="00276306">
      <w:trPr>
        <w:trHeight w:val="360"/>
        <w:jc w:val="right"/>
      </w:trPr>
      <w:tc>
        <w:tcPr>
          <w:tcW w:w="3402" w:type="dxa"/>
          <w:vAlign w:val="center"/>
        </w:tcPr>
        <w:p w:rsidR="00C34C0B" w:rsidRPr="00827D12" w:rsidRDefault="00C34C0B" w:rsidP="009D18E6">
          <w:pPr>
            <w:pStyle w:val="En-tteLeft"/>
          </w:pPr>
          <w:r w:rsidRPr="00DA0901">
            <w:rPr>
              <w:noProof/>
            </w:rPr>
            <w:drawing>
              <wp:inline distT="0" distB="0" distL="0" distR="0">
                <wp:extent cx="1752600" cy="409575"/>
                <wp:effectExtent l="19050" t="0" r="0" b="0"/>
                <wp:docPr id="4" name="Image 1" descr="Capgemini_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gemini_colour"/>
                        <pic:cNvPicPr>
                          <a:picLocks noChangeAspect="1" noChangeArrowheads="1"/>
                        </pic:cNvPicPr>
                      </pic:nvPicPr>
                      <pic:blipFill>
                        <a:blip r:embed="rId1" cstate="print"/>
                        <a:srcRect/>
                        <a:stretch>
                          <a:fillRect/>
                        </a:stretch>
                      </pic:blipFill>
                      <pic:spPr bwMode="auto">
                        <a:xfrm>
                          <a:off x="0" y="0"/>
                          <a:ext cx="1752600" cy="409575"/>
                        </a:xfrm>
                        <a:prstGeom prst="rect">
                          <a:avLst/>
                        </a:prstGeom>
                        <a:noFill/>
                        <a:ln w="9525">
                          <a:noFill/>
                          <a:miter lim="800000"/>
                          <a:headEnd/>
                          <a:tailEnd/>
                        </a:ln>
                      </pic:spPr>
                    </pic:pic>
                  </a:graphicData>
                </a:graphic>
              </wp:inline>
            </w:drawing>
          </w:r>
        </w:p>
      </w:tc>
      <w:tc>
        <w:tcPr>
          <w:tcW w:w="2960" w:type="dxa"/>
          <w:vAlign w:val="center"/>
        </w:tcPr>
        <w:p w:rsidR="00C34C0B" w:rsidRPr="00276306" w:rsidRDefault="00C34C0B" w:rsidP="00DA0901">
          <w:pPr>
            <w:pStyle w:val="En-tte"/>
          </w:pPr>
          <w:r>
            <w:t>Développement d’une application Web de gestion des comptes</w:t>
          </w:r>
        </w:p>
      </w:tc>
      <w:tc>
        <w:tcPr>
          <w:tcW w:w="3402" w:type="dxa"/>
          <w:vAlign w:val="center"/>
        </w:tcPr>
        <w:p w:rsidR="00C34C0B" w:rsidRPr="00276306" w:rsidRDefault="00C34C0B" w:rsidP="002C56C1">
          <w:pPr>
            <w:pStyle w:val="En-tteRight"/>
          </w:pPr>
          <w:r w:rsidRPr="00DA0901">
            <w:rPr>
              <w:noProof/>
            </w:rPr>
            <w:drawing>
              <wp:inline distT="0" distB="0" distL="0" distR="0">
                <wp:extent cx="1661469" cy="448019"/>
                <wp:effectExtent l="19050" t="0" r="0" b="0"/>
                <wp:docPr id="9" name="Image 6" descr="LogoIsticBleuAvecTexte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ticBleuAvecTexteRVB.jpg"/>
                        <pic:cNvPicPr/>
                      </pic:nvPicPr>
                      <pic:blipFill>
                        <a:blip r:embed="rId2"/>
                        <a:stretch>
                          <a:fillRect/>
                        </a:stretch>
                      </pic:blipFill>
                      <pic:spPr>
                        <a:xfrm>
                          <a:off x="0" y="0"/>
                          <a:ext cx="1658552" cy="447232"/>
                        </a:xfrm>
                        <a:prstGeom prst="rect">
                          <a:avLst/>
                        </a:prstGeom>
                      </pic:spPr>
                    </pic:pic>
                  </a:graphicData>
                </a:graphic>
              </wp:inline>
            </w:drawing>
          </w:r>
          <w:r w:rsidRPr="00276306">
            <w:t xml:space="preserve"> </w:t>
          </w:r>
        </w:p>
      </w:tc>
    </w:tr>
  </w:tbl>
  <w:p w:rsidR="00C34C0B" w:rsidRPr="00276306" w:rsidRDefault="00C34C0B" w:rsidP="0027630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EC2AC674"/>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6726F2E"/>
    <w:multiLevelType w:val="hybridMultilevel"/>
    <w:tmpl w:val="0EE82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756DC7"/>
    <w:multiLevelType w:val="hybridMultilevel"/>
    <w:tmpl w:val="7D9EA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75A413E"/>
    <w:multiLevelType w:val="hybridMultilevel"/>
    <w:tmpl w:val="67FEE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9BE5C57"/>
    <w:multiLevelType w:val="hybridMultilevel"/>
    <w:tmpl w:val="E1B4658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AAA418D"/>
    <w:multiLevelType w:val="hybridMultilevel"/>
    <w:tmpl w:val="416C22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A01924"/>
    <w:multiLevelType w:val="hybridMultilevel"/>
    <w:tmpl w:val="49D253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DAB0F5E"/>
    <w:multiLevelType w:val="hybridMultilevel"/>
    <w:tmpl w:val="9B489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0C2BCF"/>
    <w:multiLevelType w:val="hybridMultilevel"/>
    <w:tmpl w:val="DCC40364"/>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nsid w:val="291B1A64"/>
    <w:multiLevelType w:val="singleLevel"/>
    <w:tmpl w:val="34A62C1C"/>
    <w:lvl w:ilvl="0">
      <w:start w:val="1"/>
      <w:numFmt w:val="bullet"/>
      <w:pStyle w:val="puce4"/>
      <w:lvlText w:val=""/>
      <w:legacy w:legacy="1" w:legacySpace="0" w:legacyIndent="284"/>
      <w:lvlJc w:val="left"/>
      <w:pPr>
        <w:ind w:left="1135" w:hanging="284"/>
      </w:pPr>
      <w:rPr>
        <w:rFonts w:ascii="Symbol" w:hAnsi="Symbol" w:hint="default"/>
      </w:rPr>
    </w:lvl>
  </w:abstractNum>
  <w:abstractNum w:abstractNumId="10">
    <w:nsid w:val="2FD123D3"/>
    <w:multiLevelType w:val="hybridMultilevel"/>
    <w:tmpl w:val="2A2A1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E619E0"/>
    <w:multiLevelType w:val="hybridMultilevel"/>
    <w:tmpl w:val="D5E65A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2">
    <w:nsid w:val="370A3562"/>
    <w:multiLevelType w:val="hybridMultilevel"/>
    <w:tmpl w:val="5F444C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30C68C9"/>
    <w:multiLevelType w:val="singleLevel"/>
    <w:tmpl w:val="FC4EF7E6"/>
    <w:lvl w:ilvl="0">
      <w:start w:val="1"/>
      <w:numFmt w:val="bullet"/>
      <w:pStyle w:val="puce3"/>
      <w:lvlText w:val=""/>
      <w:lvlJc w:val="left"/>
      <w:pPr>
        <w:tabs>
          <w:tab w:val="num" w:pos="360"/>
        </w:tabs>
        <w:ind w:left="360" w:hanging="360"/>
      </w:pPr>
      <w:rPr>
        <w:rFonts w:ascii="Symbol" w:hAnsi="Symbol" w:hint="default"/>
      </w:rPr>
    </w:lvl>
  </w:abstractNum>
  <w:abstractNum w:abstractNumId="14">
    <w:nsid w:val="46630F30"/>
    <w:multiLevelType w:val="hybridMultilevel"/>
    <w:tmpl w:val="8C6CA7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787BF6"/>
    <w:multiLevelType w:val="multilevel"/>
    <w:tmpl w:val="6D04D484"/>
    <w:lvl w:ilvl="0">
      <w:start w:val="1"/>
      <w:numFmt w:val="decimal"/>
      <w:pStyle w:val="Titre1"/>
      <w:lvlText w:val="%1."/>
      <w:lvlJc w:val="left"/>
      <w:pPr>
        <w:tabs>
          <w:tab w:val="num" w:pos="360"/>
        </w:tabs>
        <w:ind w:left="0" w:firstLine="0"/>
      </w:pPr>
      <w:rPr>
        <w:rFonts w:hint="default"/>
        <w:color w:val="0000FF"/>
      </w:rPr>
    </w:lvl>
    <w:lvl w:ilvl="1">
      <w:start w:val="1"/>
      <w:numFmt w:val="decimal"/>
      <w:pStyle w:val="Titre2"/>
      <w:lvlText w:val="%1.%2"/>
      <w:lvlJc w:val="left"/>
      <w:pPr>
        <w:tabs>
          <w:tab w:val="num" w:pos="720"/>
        </w:tabs>
        <w:ind w:left="0" w:firstLine="0"/>
      </w:pPr>
      <w:rPr>
        <w:rFonts w:hint="default"/>
        <w:color w:val="0000FF"/>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16">
    <w:nsid w:val="624408BC"/>
    <w:multiLevelType w:val="hybridMultilevel"/>
    <w:tmpl w:val="87CC18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5257B6"/>
    <w:multiLevelType w:val="multilevel"/>
    <w:tmpl w:val="2B5E28F8"/>
    <w:lvl w:ilvl="0">
      <w:numFmt w:val="bullet"/>
      <w:pStyle w:val="puce1"/>
      <w:lvlText w:val=""/>
      <w:lvlJc w:val="left"/>
      <w:pPr>
        <w:tabs>
          <w:tab w:val="num" w:pos="927"/>
        </w:tabs>
        <w:ind w:left="927" w:hanging="360"/>
      </w:pPr>
      <w:rPr>
        <w:rFonts w:ascii="Symbol" w:eastAsia="Times New Roman" w:hAnsi="Symbol"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8">
    <w:nsid w:val="66FD427A"/>
    <w:multiLevelType w:val="hybridMultilevel"/>
    <w:tmpl w:val="2028F0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9E30A99"/>
    <w:multiLevelType w:val="hybridMultilevel"/>
    <w:tmpl w:val="6B6C76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AE51C13"/>
    <w:multiLevelType w:val="hybridMultilevel"/>
    <w:tmpl w:val="6F92B2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37D5C3E"/>
    <w:multiLevelType w:val="singleLevel"/>
    <w:tmpl w:val="70642C9E"/>
    <w:lvl w:ilvl="0">
      <w:start w:val="1"/>
      <w:numFmt w:val="bullet"/>
      <w:pStyle w:val="puce2"/>
      <w:lvlText w:val=""/>
      <w:lvlJc w:val="left"/>
      <w:pPr>
        <w:tabs>
          <w:tab w:val="num" w:pos="360"/>
        </w:tabs>
        <w:ind w:left="360" w:hanging="360"/>
      </w:pPr>
      <w:rPr>
        <w:rFonts w:ascii="Symbol" w:hAnsi="Symbol" w:hint="default"/>
      </w:rPr>
    </w:lvl>
  </w:abstractNum>
  <w:abstractNum w:abstractNumId="22">
    <w:nsid w:val="7F5531DF"/>
    <w:multiLevelType w:val="hybridMultilevel"/>
    <w:tmpl w:val="322287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13"/>
  </w:num>
  <w:num w:numId="4">
    <w:abstractNumId w:val="9"/>
  </w:num>
  <w:num w:numId="5">
    <w:abstractNumId w:val="0"/>
  </w:num>
  <w:num w:numId="6">
    <w:abstractNumId w:val="15"/>
  </w:num>
  <w:num w:numId="7">
    <w:abstractNumId w:val="5"/>
  </w:num>
  <w:num w:numId="8">
    <w:abstractNumId w:val="4"/>
  </w:num>
  <w:num w:numId="9">
    <w:abstractNumId w:val="8"/>
  </w:num>
  <w:num w:numId="10">
    <w:abstractNumId w:val="12"/>
  </w:num>
  <w:num w:numId="11">
    <w:abstractNumId w:val="22"/>
  </w:num>
  <w:num w:numId="12">
    <w:abstractNumId w:val="16"/>
  </w:num>
  <w:num w:numId="13">
    <w:abstractNumId w:val="10"/>
  </w:num>
  <w:num w:numId="14">
    <w:abstractNumId w:val="6"/>
  </w:num>
  <w:num w:numId="15">
    <w:abstractNumId w:val="7"/>
  </w:num>
  <w:num w:numId="16">
    <w:abstractNumId w:val="11"/>
  </w:num>
  <w:num w:numId="17">
    <w:abstractNumId w:val="14"/>
  </w:num>
  <w:num w:numId="18">
    <w:abstractNumId w:val="19"/>
  </w:num>
  <w:num w:numId="19">
    <w:abstractNumId w:val="2"/>
  </w:num>
  <w:num w:numId="20">
    <w:abstractNumId w:val="3"/>
  </w:num>
  <w:num w:numId="21">
    <w:abstractNumId w:val="1"/>
  </w:num>
  <w:num w:numId="22">
    <w:abstractNumId w:val="18"/>
  </w:num>
  <w:num w:numId="23">
    <w:abstractNumId w:val="20"/>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writeProtection w:recommended="1"/>
  <w:zoom w:percent="100"/>
  <w:activeWritingStyle w:appName="MSWord" w:lang="fr-FR"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fr-FR" w:vendorID="9" w:dllVersion="512" w:checkStyle="1"/>
  <w:activeWritingStyle w:appName="MSWord" w:lang="en-GB" w:vendorID="8" w:dllVersion="513" w:checkStyle="1"/>
  <w:proofState w:spelling="clean" w:grammar="clean"/>
  <w:attachedTemplate r:id="rId1"/>
  <w:linkStyles/>
  <w:stylePaneFormatFilter w:val="0004"/>
  <w:trackRevision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2715E1"/>
    <w:rsid w:val="00000158"/>
    <w:rsid w:val="00000D14"/>
    <w:rsid w:val="00000E5F"/>
    <w:rsid w:val="00001612"/>
    <w:rsid w:val="00001A1F"/>
    <w:rsid w:val="00002053"/>
    <w:rsid w:val="0000290D"/>
    <w:rsid w:val="000050A0"/>
    <w:rsid w:val="000057A4"/>
    <w:rsid w:val="00005B08"/>
    <w:rsid w:val="00006212"/>
    <w:rsid w:val="0000623E"/>
    <w:rsid w:val="00010AC9"/>
    <w:rsid w:val="00010C11"/>
    <w:rsid w:val="000134BB"/>
    <w:rsid w:val="000145FD"/>
    <w:rsid w:val="00016E0A"/>
    <w:rsid w:val="000203F1"/>
    <w:rsid w:val="00021C76"/>
    <w:rsid w:val="000234BA"/>
    <w:rsid w:val="00024508"/>
    <w:rsid w:val="000248AE"/>
    <w:rsid w:val="00024BFF"/>
    <w:rsid w:val="000259A1"/>
    <w:rsid w:val="000259BE"/>
    <w:rsid w:val="00031D61"/>
    <w:rsid w:val="00031D84"/>
    <w:rsid w:val="0003257A"/>
    <w:rsid w:val="000333A2"/>
    <w:rsid w:val="000336D4"/>
    <w:rsid w:val="00035265"/>
    <w:rsid w:val="00035B15"/>
    <w:rsid w:val="00035C71"/>
    <w:rsid w:val="00035D8A"/>
    <w:rsid w:val="000363EC"/>
    <w:rsid w:val="00037673"/>
    <w:rsid w:val="0003777F"/>
    <w:rsid w:val="00037E14"/>
    <w:rsid w:val="00037F22"/>
    <w:rsid w:val="00040400"/>
    <w:rsid w:val="000412B4"/>
    <w:rsid w:val="00041AFE"/>
    <w:rsid w:val="00041C83"/>
    <w:rsid w:val="0004321A"/>
    <w:rsid w:val="00043CD9"/>
    <w:rsid w:val="000440FE"/>
    <w:rsid w:val="00044224"/>
    <w:rsid w:val="00044BD1"/>
    <w:rsid w:val="00044EC6"/>
    <w:rsid w:val="0004583B"/>
    <w:rsid w:val="00045938"/>
    <w:rsid w:val="0004627A"/>
    <w:rsid w:val="00046314"/>
    <w:rsid w:val="000464E3"/>
    <w:rsid w:val="00046DFE"/>
    <w:rsid w:val="00047366"/>
    <w:rsid w:val="00050468"/>
    <w:rsid w:val="00050A5F"/>
    <w:rsid w:val="000511A1"/>
    <w:rsid w:val="00051819"/>
    <w:rsid w:val="0005215E"/>
    <w:rsid w:val="0005337D"/>
    <w:rsid w:val="00053F45"/>
    <w:rsid w:val="00054223"/>
    <w:rsid w:val="00054427"/>
    <w:rsid w:val="00054571"/>
    <w:rsid w:val="000551F4"/>
    <w:rsid w:val="000557E0"/>
    <w:rsid w:val="0005607A"/>
    <w:rsid w:val="00056580"/>
    <w:rsid w:val="00056AF4"/>
    <w:rsid w:val="00056DA7"/>
    <w:rsid w:val="00056FA8"/>
    <w:rsid w:val="000573B0"/>
    <w:rsid w:val="00057B21"/>
    <w:rsid w:val="00057C9F"/>
    <w:rsid w:val="00057E79"/>
    <w:rsid w:val="00060D51"/>
    <w:rsid w:val="00061035"/>
    <w:rsid w:val="000640AD"/>
    <w:rsid w:val="00065AF9"/>
    <w:rsid w:val="000669A5"/>
    <w:rsid w:val="00066AB5"/>
    <w:rsid w:val="000675FE"/>
    <w:rsid w:val="0006795A"/>
    <w:rsid w:val="0007027C"/>
    <w:rsid w:val="000702C4"/>
    <w:rsid w:val="0007093A"/>
    <w:rsid w:val="00070F46"/>
    <w:rsid w:val="0007171D"/>
    <w:rsid w:val="00071D14"/>
    <w:rsid w:val="0007300F"/>
    <w:rsid w:val="00073733"/>
    <w:rsid w:val="00074680"/>
    <w:rsid w:val="000748B4"/>
    <w:rsid w:val="00077500"/>
    <w:rsid w:val="00077728"/>
    <w:rsid w:val="00077829"/>
    <w:rsid w:val="000808B4"/>
    <w:rsid w:val="00080B95"/>
    <w:rsid w:val="000830F4"/>
    <w:rsid w:val="00084011"/>
    <w:rsid w:val="00084FC4"/>
    <w:rsid w:val="00085E39"/>
    <w:rsid w:val="00085F99"/>
    <w:rsid w:val="000864D1"/>
    <w:rsid w:val="00087023"/>
    <w:rsid w:val="00087150"/>
    <w:rsid w:val="0008796D"/>
    <w:rsid w:val="000879C3"/>
    <w:rsid w:val="00090CB8"/>
    <w:rsid w:val="00090FC6"/>
    <w:rsid w:val="00091293"/>
    <w:rsid w:val="00091F66"/>
    <w:rsid w:val="000928CB"/>
    <w:rsid w:val="00092B14"/>
    <w:rsid w:val="00092F8C"/>
    <w:rsid w:val="00094221"/>
    <w:rsid w:val="00094776"/>
    <w:rsid w:val="000954A2"/>
    <w:rsid w:val="00095851"/>
    <w:rsid w:val="00095B39"/>
    <w:rsid w:val="00095C08"/>
    <w:rsid w:val="00095D44"/>
    <w:rsid w:val="000961F0"/>
    <w:rsid w:val="000962EA"/>
    <w:rsid w:val="0009651E"/>
    <w:rsid w:val="00096AE4"/>
    <w:rsid w:val="000975C4"/>
    <w:rsid w:val="000A0946"/>
    <w:rsid w:val="000A101C"/>
    <w:rsid w:val="000A19A6"/>
    <w:rsid w:val="000A2F4E"/>
    <w:rsid w:val="000A37C4"/>
    <w:rsid w:val="000A3D17"/>
    <w:rsid w:val="000A41BF"/>
    <w:rsid w:val="000A59C6"/>
    <w:rsid w:val="000A5F30"/>
    <w:rsid w:val="000A66A7"/>
    <w:rsid w:val="000A6B2A"/>
    <w:rsid w:val="000A6B78"/>
    <w:rsid w:val="000A7F04"/>
    <w:rsid w:val="000B0CFE"/>
    <w:rsid w:val="000B1150"/>
    <w:rsid w:val="000B1511"/>
    <w:rsid w:val="000B1850"/>
    <w:rsid w:val="000B2085"/>
    <w:rsid w:val="000B29F4"/>
    <w:rsid w:val="000B3657"/>
    <w:rsid w:val="000B3DE6"/>
    <w:rsid w:val="000B44B8"/>
    <w:rsid w:val="000B5F03"/>
    <w:rsid w:val="000B64B3"/>
    <w:rsid w:val="000B6682"/>
    <w:rsid w:val="000B6D73"/>
    <w:rsid w:val="000B6F0E"/>
    <w:rsid w:val="000C0A4D"/>
    <w:rsid w:val="000C0CF5"/>
    <w:rsid w:val="000C2706"/>
    <w:rsid w:val="000C2F31"/>
    <w:rsid w:val="000C3E95"/>
    <w:rsid w:val="000C4013"/>
    <w:rsid w:val="000C412D"/>
    <w:rsid w:val="000C4546"/>
    <w:rsid w:val="000C491D"/>
    <w:rsid w:val="000C5696"/>
    <w:rsid w:val="000C5E7C"/>
    <w:rsid w:val="000C6B45"/>
    <w:rsid w:val="000D0BB7"/>
    <w:rsid w:val="000D2591"/>
    <w:rsid w:val="000D2720"/>
    <w:rsid w:val="000D31A4"/>
    <w:rsid w:val="000D3FCB"/>
    <w:rsid w:val="000D4C16"/>
    <w:rsid w:val="000D7B80"/>
    <w:rsid w:val="000E0188"/>
    <w:rsid w:val="000E1706"/>
    <w:rsid w:val="000E1BA6"/>
    <w:rsid w:val="000E2FCE"/>
    <w:rsid w:val="000E32CE"/>
    <w:rsid w:val="000E3375"/>
    <w:rsid w:val="000E3469"/>
    <w:rsid w:val="000E3A1A"/>
    <w:rsid w:val="000E3F46"/>
    <w:rsid w:val="000E41AE"/>
    <w:rsid w:val="000E420E"/>
    <w:rsid w:val="000E6574"/>
    <w:rsid w:val="000E7A5B"/>
    <w:rsid w:val="000F02CF"/>
    <w:rsid w:val="000F033A"/>
    <w:rsid w:val="000F12EB"/>
    <w:rsid w:val="000F1697"/>
    <w:rsid w:val="000F2481"/>
    <w:rsid w:val="000F337F"/>
    <w:rsid w:val="000F33FD"/>
    <w:rsid w:val="000F3417"/>
    <w:rsid w:val="000F3566"/>
    <w:rsid w:val="000F52C1"/>
    <w:rsid w:val="000F5962"/>
    <w:rsid w:val="000F5C81"/>
    <w:rsid w:val="000F5D55"/>
    <w:rsid w:val="000F5EBA"/>
    <w:rsid w:val="000F6717"/>
    <w:rsid w:val="000F7A55"/>
    <w:rsid w:val="00100F9B"/>
    <w:rsid w:val="00101BB5"/>
    <w:rsid w:val="00102042"/>
    <w:rsid w:val="001043C0"/>
    <w:rsid w:val="00104701"/>
    <w:rsid w:val="00104B5A"/>
    <w:rsid w:val="00104DC8"/>
    <w:rsid w:val="00104DED"/>
    <w:rsid w:val="0010576C"/>
    <w:rsid w:val="00105794"/>
    <w:rsid w:val="00106497"/>
    <w:rsid w:val="00106785"/>
    <w:rsid w:val="001102C7"/>
    <w:rsid w:val="0011156D"/>
    <w:rsid w:val="00112914"/>
    <w:rsid w:val="0011426E"/>
    <w:rsid w:val="001142BA"/>
    <w:rsid w:val="001148A6"/>
    <w:rsid w:val="00115066"/>
    <w:rsid w:val="00115304"/>
    <w:rsid w:val="00115B48"/>
    <w:rsid w:val="00115C0A"/>
    <w:rsid w:val="00115F69"/>
    <w:rsid w:val="00116184"/>
    <w:rsid w:val="001165F6"/>
    <w:rsid w:val="0011682A"/>
    <w:rsid w:val="00116C31"/>
    <w:rsid w:val="001201E2"/>
    <w:rsid w:val="00120492"/>
    <w:rsid w:val="00120767"/>
    <w:rsid w:val="00122F38"/>
    <w:rsid w:val="00122F47"/>
    <w:rsid w:val="00124149"/>
    <w:rsid w:val="00124521"/>
    <w:rsid w:val="0012456D"/>
    <w:rsid w:val="0012491F"/>
    <w:rsid w:val="00125029"/>
    <w:rsid w:val="00126A59"/>
    <w:rsid w:val="0013094B"/>
    <w:rsid w:val="00131174"/>
    <w:rsid w:val="00131463"/>
    <w:rsid w:val="00131480"/>
    <w:rsid w:val="001335D8"/>
    <w:rsid w:val="00133932"/>
    <w:rsid w:val="0013460F"/>
    <w:rsid w:val="001347A8"/>
    <w:rsid w:val="001352EC"/>
    <w:rsid w:val="00136CFC"/>
    <w:rsid w:val="00137478"/>
    <w:rsid w:val="0014043B"/>
    <w:rsid w:val="00142AA3"/>
    <w:rsid w:val="00143345"/>
    <w:rsid w:val="00143D00"/>
    <w:rsid w:val="00144604"/>
    <w:rsid w:val="001446E8"/>
    <w:rsid w:val="001456D4"/>
    <w:rsid w:val="00146561"/>
    <w:rsid w:val="001468BF"/>
    <w:rsid w:val="00146A17"/>
    <w:rsid w:val="00146E99"/>
    <w:rsid w:val="0014713E"/>
    <w:rsid w:val="00150F19"/>
    <w:rsid w:val="001517E8"/>
    <w:rsid w:val="00151A92"/>
    <w:rsid w:val="0015316C"/>
    <w:rsid w:val="00153184"/>
    <w:rsid w:val="001533AD"/>
    <w:rsid w:val="00154E7D"/>
    <w:rsid w:val="001552F1"/>
    <w:rsid w:val="001572A7"/>
    <w:rsid w:val="00157978"/>
    <w:rsid w:val="001600DD"/>
    <w:rsid w:val="001607DE"/>
    <w:rsid w:val="001614E0"/>
    <w:rsid w:val="001615C7"/>
    <w:rsid w:val="001631A5"/>
    <w:rsid w:val="00163A7A"/>
    <w:rsid w:val="00164AB3"/>
    <w:rsid w:val="001656F3"/>
    <w:rsid w:val="001658E0"/>
    <w:rsid w:val="00165FE9"/>
    <w:rsid w:val="00170EFA"/>
    <w:rsid w:val="00172173"/>
    <w:rsid w:val="00172CBF"/>
    <w:rsid w:val="0017306F"/>
    <w:rsid w:val="0017388E"/>
    <w:rsid w:val="00173A8E"/>
    <w:rsid w:val="001743B2"/>
    <w:rsid w:val="0017521C"/>
    <w:rsid w:val="00175998"/>
    <w:rsid w:val="0018169C"/>
    <w:rsid w:val="00181B5B"/>
    <w:rsid w:val="001827ED"/>
    <w:rsid w:val="00182B3A"/>
    <w:rsid w:val="00183901"/>
    <w:rsid w:val="001852FB"/>
    <w:rsid w:val="00185906"/>
    <w:rsid w:val="00186671"/>
    <w:rsid w:val="001869D5"/>
    <w:rsid w:val="00186BA7"/>
    <w:rsid w:val="0018718F"/>
    <w:rsid w:val="00187E5C"/>
    <w:rsid w:val="00190534"/>
    <w:rsid w:val="00191589"/>
    <w:rsid w:val="0019189A"/>
    <w:rsid w:val="001935E2"/>
    <w:rsid w:val="00193FC1"/>
    <w:rsid w:val="00197080"/>
    <w:rsid w:val="001976AA"/>
    <w:rsid w:val="001A118A"/>
    <w:rsid w:val="001A1FDB"/>
    <w:rsid w:val="001A3188"/>
    <w:rsid w:val="001A4821"/>
    <w:rsid w:val="001A4C1D"/>
    <w:rsid w:val="001A51F7"/>
    <w:rsid w:val="001A5B52"/>
    <w:rsid w:val="001A60CE"/>
    <w:rsid w:val="001A6B39"/>
    <w:rsid w:val="001A6DA9"/>
    <w:rsid w:val="001B0097"/>
    <w:rsid w:val="001B0649"/>
    <w:rsid w:val="001B12AF"/>
    <w:rsid w:val="001B155C"/>
    <w:rsid w:val="001B19C0"/>
    <w:rsid w:val="001B27A3"/>
    <w:rsid w:val="001B3131"/>
    <w:rsid w:val="001B3132"/>
    <w:rsid w:val="001B38A3"/>
    <w:rsid w:val="001B4C95"/>
    <w:rsid w:val="001B665D"/>
    <w:rsid w:val="001C0068"/>
    <w:rsid w:val="001C0D1A"/>
    <w:rsid w:val="001C1629"/>
    <w:rsid w:val="001C22A5"/>
    <w:rsid w:val="001C3196"/>
    <w:rsid w:val="001C3860"/>
    <w:rsid w:val="001C3CF8"/>
    <w:rsid w:val="001C4417"/>
    <w:rsid w:val="001C466A"/>
    <w:rsid w:val="001C5399"/>
    <w:rsid w:val="001C5B70"/>
    <w:rsid w:val="001C5CEF"/>
    <w:rsid w:val="001C73B9"/>
    <w:rsid w:val="001D17F6"/>
    <w:rsid w:val="001D46B1"/>
    <w:rsid w:val="001D561B"/>
    <w:rsid w:val="001D58FE"/>
    <w:rsid w:val="001D6195"/>
    <w:rsid w:val="001D77AE"/>
    <w:rsid w:val="001D7B14"/>
    <w:rsid w:val="001D7BCC"/>
    <w:rsid w:val="001E0123"/>
    <w:rsid w:val="001E2270"/>
    <w:rsid w:val="001E24B8"/>
    <w:rsid w:val="001E36B3"/>
    <w:rsid w:val="001E44A4"/>
    <w:rsid w:val="001E7E34"/>
    <w:rsid w:val="001F0BE1"/>
    <w:rsid w:val="001F1FE3"/>
    <w:rsid w:val="001F2171"/>
    <w:rsid w:val="001F223B"/>
    <w:rsid w:val="001F26B4"/>
    <w:rsid w:val="001F2C97"/>
    <w:rsid w:val="001F3263"/>
    <w:rsid w:val="001F35EC"/>
    <w:rsid w:val="001F36F3"/>
    <w:rsid w:val="001F40E1"/>
    <w:rsid w:val="001F5844"/>
    <w:rsid w:val="001F70B0"/>
    <w:rsid w:val="001F7263"/>
    <w:rsid w:val="00200540"/>
    <w:rsid w:val="00200D50"/>
    <w:rsid w:val="00200DCA"/>
    <w:rsid w:val="00200EED"/>
    <w:rsid w:val="00200FF2"/>
    <w:rsid w:val="00201632"/>
    <w:rsid w:val="00202469"/>
    <w:rsid w:val="00203836"/>
    <w:rsid w:val="00203DEA"/>
    <w:rsid w:val="00203FAD"/>
    <w:rsid w:val="00204E3D"/>
    <w:rsid w:val="00206073"/>
    <w:rsid w:val="00206212"/>
    <w:rsid w:val="00206498"/>
    <w:rsid w:val="00210C92"/>
    <w:rsid w:val="002123B3"/>
    <w:rsid w:val="00212F4F"/>
    <w:rsid w:val="00213CA5"/>
    <w:rsid w:val="0021436F"/>
    <w:rsid w:val="00214777"/>
    <w:rsid w:val="00214FBB"/>
    <w:rsid w:val="00217078"/>
    <w:rsid w:val="00217580"/>
    <w:rsid w:val="002175F8"/>
    <w:rsid w:val="00217ECB"/>
    <w:rsid w:val="0022026B"/>
    <w:rsid w:val="0022045A"/>
    <w:rsid w:val="00220A54"/>
    <w:rsid w:val="00222251"/>
    <w:rsid w:val="00222A43"/>
    <w:rsid w:val="0022338E"/>
    <w:rsid w:val="002235FB"/>
    <w:rsid w:val="00223958"/>
    <w:rsid w:val="002239D7"/>
    <w:rsid w:val="00224515"/>
    <w:rsid w:val="00225557"/>
    <w:rsid w:val="002256D4"/>
    <w:rsid w:val="0022746C"/>
    <w:rsid w:val="00227F26"/>
    <w:rsid w:val="00227F80"/>
    <w:rsid w:val="0023052A"/>
    <w:rsid w:val="00230C6D"/>
    <w:rsid w:val="00230EC8"/>
    <w:rsid w:val="00231624"/>
    <w:rsid w:val="00231D80"/>
    <w:rsid w:val="0023270A"/>
    <w:rsid w:val="00233615"/>
    <w:rsid w:val="00233EEB"/>
    <w:rsid w:val="00235E5E"/>
    <w:rsid w:val="00236BB1"/>
    <w:rsid w:val="00237A76"/>
    <w:rsid w:val="00242326"/>
    <w:rsid w:val="002428CE"/>
    <w:rsid w:val="00243A3D"/>
    <w:rsid w:val="002440E5"/>
    <w:rsid w:val="00244A12"/>
    <w:rsid w:val="00245068"/>
    <w:rsid w:val="00245570"/>
    <w:rsid w:val="00246EA9"/>
    <w:rsid w:val="002478C7"/>
    <w:rsid w:val="00250980"/>
    <w:rsid w:val="002510AC"/>
    <w:rsid w:val="002517CB"/>
    <w:rsid w:val="00252B84"/>
    <w:rsid w:val="002531BA"/>
    <w:rsid w:val="00254A05"/>
    <w:rsid w:val="0025521A"/>
    <w:rsid w:val="00255405"/>
    <w:rsid w:val="0025557B"/>
    <w:rsid w:val="00256D5D"/>
    <w:rsid w:val="00256D7D"/>
    <w:rsid w:val="00257DAA"/>
    <w:rsid w:val="00260444"/>
    <w:rsid w:val="002622C1"/>
    <w:rsid w:val="002623AB"/>
    <w:rsid w:val="002625F5"/>
    <w:rsid w:val="00262D01"/>
    <w:rsid w:val="002631F5"/>
    <w:rsid w:val="002632C6"/>
    <w:rsid w:val="00264C1E"/>
    <w:rsid w:val="00265A9B"/>
    <w:rsid w:val="00265D67"/>
    <w:rsid w:val="00266231"/>
    <w:rsid w:val="00267C32"/>
    <w:rsid w:val="0027020D"/>
    <w:rsid w:val="00270679"/>
    <w:rsid w:val="002707D3"/>
    <w:rsid w:val="002708CB"/>
    <w:rsid w:val="002715E1"/>
    <w:rsid w:val="002717BC"/>
    <w:rsid w:val="00271943"/>
    <w:rsid w:val="002722ED"/>
    <w:rsid w:val="0027237F"/>
    <w:rsid w:val="002736CD"/>
    <w:rsid w:val="00273C7E"/>
    <w:rsid w:val="0027441B"/>
    <w:rsid w:val="00275150"/>
    <w:rsid w:val="0027523D"/>
    <w:rsid w:val="0027569D"/>
    <w:rsid w:val="00275D32"/>
    <w:rsid w:val="00276306"/>
    <w:rsid w:val="00276D5E"/>
    <w:rsid w:val="00277574"/>
    <w:rsid w:val="00277B20"/>
    <w:rsid w:val="00281069"/>
    <w:rsid w:val="00282C6D"/>
    <w:rsid w:val="0028349D"/>
    <w:rsid w:val="00283A98"/>
    <w:rsid w:val="00284B15"/>
    <w:rsid w:val="00284CC6"/>
    <w:rsid w:val="0028586F"/>
    <w:rsid w:val="0028620F"/>
    <w:rsid w:val="00286840"/>
    <w:rsid w:val="00286EFB"/>
    <w:rsid w:val="002876AD"/>
    <w:rsid w:val="00290341"/>
    <w:rsid w:val="002903DA"/>
    <w:rsid w:val="0029060D"/>
    <w:rsid w:val="00290DFB"/>
    <w:rsid w:val="0029111F"/>
    <w:rsid w:val="00291D83"/>
    <w:rsid w:val="00291F26"/>
    <w:rsid w:val="002925DF"/>
    <w:rsid w:val="002940AF"/>
    <w:rsid w:val="00294635"/>
    <w:rsid w:val="00295353"/>
    <w:rsid w:val="00295CBB"/>
    <w:rsid w:val="0029649F"/>
    <w:rsid w:val="002964B0"/>
    <w:rsid w:val="00297ADF"/>
    <w:rsid w:val="002A027F"/>
    <w:rsid w:val="002A075F"/>
    <w:rsid w:val="002A19A2"/>
    <w:rsid w:val="002A25E0"/>
    <w:rsid w:val="002A2850"/>
    <w:rsid w:val="002A3AA6"/>
    <w:rsid w:val="002A3DE0"/>
    <w:rsid w:val="002A4014"/>
    <w:rsid w:val="002A4BB8"/>
    <w:rsid w:val="002A5A8F"/>
    <w:rsid w:val="002A6866"/>
    <w:rsid w:val="002A78C9"/>
    <w:rsid w:val="002B037A"/>
    <w:rsid w:val="002B03F5"/>
    <w:rsid w:val="002B043B"/>
    <w:rsid w:val="002B04AE"/>
    <w:rsid w:val="002B06ED"/>
    <w:rsid w:val="002B08FF"/>
    <w:rsid w:val="002B09BC"/>
    <w:rsid w:val="002B2270"/>
    <w:rsid w:val="002B2946"/>
    <w:rsid w:val="002B309B"/>
    <w:rsid w:val="002B3F9D"/>
    <w:rsid w:val="002B3FBD"/>
    <w:rsid w:val="002B5388"/>
    <w:rsid w:val="002B5405"/>
    <w:rsid w:val="002B5651"/>
    <w:rsid w:val="002B6850"/>
    <w:rsid w:val="002B6A4F"/>
    <w:rsid w:val="002B6C72"/>
    <w:rsid w:val="002B7761"/>
    <w:rsid w:val="002B7DAF"/>
    <w:rsid w:val="002C1377"/>
    <w:rsid w:val="002C15E6"/>
    <w:rsid w:val="002C1630"/>
    <w:rsid w:val="002C297E"/>
    <w:rsid w:val="002C380C"/>
    <w:rsid w:val="002C458A"/>
    <w:rsid w:val="002C5610"/>
    <w:rsid w:val="002C56C1"/>
    <w:rsid w:val="002C5FA3"/>
    <w:rsid w:val="002C6858"/>
    <w:rsid w:val="002D15B2"/>
    <w:rsid w:val="002D1EA8"/>
    <w:rsid w:val="002D2254"/>
    <w:rsid w:val="002D22E1"/>
    <w:rsid w:val="002D238D"/>
    <w:rsid w:val="002D30B1"/>
    <w:rsid w:val="002D3422"/>
    <w:rsid w:val="002D3757"/>
    <w:rsid w:val="002D3C25"/>
    <w:rsid w:val="002D415E"/>
    <w:rsid w:val="002D43C2"/>
    <w:rsid w:val="002D4988"/>
    <w:rsid w:val="002D6625"/>
    <w:rsid w:val="002D668B"/>
    <w:rsid w:val="002D66D4"/>
    <w:rsid w:val="002D6AFC"/>
    <w:rsid w:val="002D7F20"/>
    <w:rsid w:val="002E0275"/>
    <w:rsid w:val="002E10AB"/>
    <w:rsid w:val="002E120C"/>
    <w:rsid w:val="002E1418"/>
    <w:rsid w:val="002E1703"/>
    <w:rsid w:val="002E2AA8"/>
    <w:rsid w:val="002E3A54"/>
    <w:rsid w:val="002E4EA9"/>
    <w:rsid w:val="002E54BE"/>
    <w:rsid w:val="002E5CF6"/>
    <w:rsid w:val="002E5EE1"/>
    <w:rsid w:val="002E62F6"/>
    <w:rsid w:val="002E6584"/>
    <w:rsid w:val="002E6823"/>
    <w:rsid w:val="002E7266"/>
    <w:rsid w:val="002E771E"/>
    <w:rsid w:val="002E7ECB"/>
    <w:rsid w:val="002E7F62"/>
    <w:rsid w:val="002F0F9E"/>
    <w:rsid w:val="002F2906"/>
    <w:rsid w:val="002F3737"/>
    <w:rsid w:val="002F3769"/>
    <w:rsid w:val="002F4670"/>
    <w:rsid w:val="002F6220"/>
    <w:rsid w:val="002F63D6"/>
    <w:rsid w:val="002F6D3B"/>
    <w:rsid w:val="002F7824"/>
    <w:rsid w:val="002F794E"/>
    <w:rsid w:val="002F7F1A"/>
    <w:rsid w:val="003018B7"/>
    <w:rsid w:val="00305174"/>
    <w:rsid w:val="00305757"/>
    <w:rsid w:val="003065EB"/>
    <w:rsid w:val="00306EDD"/>
    <w:rsid w:val="0030710E"/>
    <w:rsid w:val="003073A1"/>
    <w:rsid w:val="003073C0"/>
    <w:rsid w:val="003074CA"/>
    <w:rsid w:val="0030780E"/>
    <w:rsid w:val="00310868"/>
    <w:rsid w:val="00310871"/>
    <w:rsid w:val="0031122A"/>
    <w:rsid w:val="00311C53"/>
    <w:rsid w:val="0031333D"/>
    <w:rsid w:val="003135EB"/>
    <w:rsid w:val="0031488E"/>
    <w:rsid w:val="003165ED"/>
    <w:rsid w:val="00316A7B"/>
    <w:rsid w:val="00316E52"/>
    <w:rsid w:val="003202E4"/>
    <w:rsid w:val="00320764"/>
    <w:rsid w:val="003213A4"/>
    <w:rsid w:val="00321916"/>
    <w:rsid w:val="00322C26"/>
    <w:rsid w:val="00322D1C"/>
    <w:rsid w:val="003235EB"/>
    <w:rsid w:val="00324080"/>
    <w:rsid w:val="00324D9A"/>
    <w:rsid w:val="003261AB"/>
    <w:rsid w:val="00326C20"/>
    <w:rsid w:val="00331955"/>
    <w:rsid w:val="00331BF3"/>
    <w:rsid w:val="00331FDD"/>
    <w:rsid w:val="0033223C"/>
    <w:rsid w:val="003326B0"/>
    <w:rsid w:val="00333A1F"/>
    <w:rsid w:val="00333A6C"/>
    <w:rsid w:val="00333B01"/>
    <w:rsid w:val="00333D40"/>
    <w:rsid w:val="00334D61"/>
    <w:rsid w:val="00336115"/>
    <w:rsid w:val="00336534"/>
    <w:rsid w:val="00340538"/>
    <w:rsid w:val="00340717"/>
    <w:rsid w:val="003407BC"/>
    <w:rsid w:val="00341AC0"/>
    <w:rsid w:val="00341ACB"/>
    <w:rsid w:val="00342A56"/>
    <w:rsid w:val="0034366A"/>
    <w:rsid w:val="00343F7B"/>
    <w:rsid w:val="0034481E"/>
    <w:rsid w:val="00344AD9"/>
    <w:rsid w:val="00345622"/>
    <w:rsid w:val="00345B16"/>
    <w:rsid w:val="00345BE1"/>
    <w:rsid w:val="0034757F"/>
    <w:rsid w:val="003475D7"/>
    <w:rsid w:val="0034783A"/>
    <w:rsid w:val="0035053D"/>
    <w:rsid w:val="00350679"/>
    <w:rsid w:val="003513E1"/>
    <w:rsid w:val="003526C0"/>
    <w:rsid w:val="00353464"/>
    <w:rsid w:val="003547D5"/>
    <w:rsid w:val="00354833"/>
    <w:rsid w:val="00355911"/>
    <w:rsid w:val="0035760A"/>
    <w:rsid w:val="003601ED"/>
    <w:rsid w:val="00360224"/>
    <w:rsid w:val="00362D19"/>
    <w:rsid w:val="003631B6"/>
    <w:rsid w:val="0036391D"/>
    <w:rsid w:val="00364C93"/>
    <w:rsid w:val="003651D9"/>
    <w:rsid w:val="00365C08"/>
    <w:rsid w:val="003714E4"/>
    <w:rsid w:val="00371747"/>
    <w:rsid w:val="003720D6"/>
    <w:rsid w:val="0037235F"/>
    <w:rsid w:val="00373A88"/>
    <w:rsid w:val="00375222"/>
    <w:rsid w:val="003767FD"/>
    <w:rsid w:val="00376B31"/>
    <w:rsid w:val="003771F1"/>
    <w:rsid w:val="003773A7"/>
    <w:rsid w:val="003774FB"/>
    <w:rsid w:val="00380968"/>
    <w:rsid w:val="00380EA6"/>
    <w:rsid w:val="0038187D"/>
    <w:rsid w:val="00382E79"/>
    <w:rsid w:val="00383443"/>
    <w:rsid w:val="00384A2A"/>
    <w:rsid w:val="00384F47"/>
    <w:rsid w:val="00384FA6"/>
    <w:rsid w:val="00385CC1"/>
    <w:rsid w:val="00387EBE"/>
    <w:rsid w:val="003908E6"/>
    <w:rsid w:val="00390F2F"/>
    <w:rsid w:val="003911C7"/>
    <w:rsid w:val="00391205"/>
    <w:rsid w:val="003946CC"/>
    <w:rsid w:val="00395E92"/>
    <w:rsid w:val="003A00A0"/>
    <w:rsid w:val="003A03A4"/>
    <w:rsid w:val="003A04C6"/>
    <w:rsid w:val="003A0FD5"/>
    <w:rsid w:val="003A20D7"/>
    <w:rsid w:val="003A25AF"/>
    <w:rsid w:val="003A2783"/>
    <w:rsid w:val="003A45E4"/>
    <w:rsid w:val="003A4DEA"/>
    <w:rsid w:val="003A5449"/>
    <w:rsid w:val="003A561F"/>
    <w:rsid w:val="003A7098"/>
    <w:rsid w:val="003A717D"/>
    <w:rsid w:val="003A722C"/>
    <w:rsid w:val="003A73B3"/>
    <w:rsid w:val="003A7527"/>
    <w:rsid w:val="003B0DD4"/>
    <w:rsid w:val="003B1749"/>
    <w:rsid w:val="003B2480"/>
    <w:rsid w:val="003B278D"/>
    <w:rsid w:val="003B3351"/>
    <w:rsid w:val="003B3607"/>
    <w:rsid w:val="003B3D6B"/>
    <w:rsid w:val="003B4594"/>
    <w:rsid w:val="003B4628"/>
    <w:rsid w:val="003B7063"/>
    <w:rsid w:val="003B7135"/>
    <w:rsid w:val="003B760B"/>
    <w:rsid w:val="003B7A1B"/>
    <w:rsid w:val="003C071C"/>
    <w:rsid w:val="003C0F8F"/>
    <w:rsid w:val="003C12E7"/>
    <w:rsid w:val="003C172C"/>
    <w:rsid w:val="003C19EC"/>
    <w:rsid w:val="003C2026"/>
    <w:rsid w:val="003C215F"/>
    <w:rsid w:val="003C23E1"/>
    <w:rsid w:val="003C33CA"/>
    <w:rsid w:val="003C4B56"/>
    <w:rsid w:val="003C5BBD"/>
    <w:rsid w:val="003C658C"/>
    <w:rsid w:val="003C77D3"/>
    <w:rsid w:val="003C7920"/>
    <w:rsid w:val="003D1295"/>
    <w:rsid w:val="003D133A"/>
    <w:rsid w:val="003D1B9F"/>
    <w:rsid w:val="003D1C2E"/>
    <w:rsid w:val="003D23DC"/>
    <w:rsid w:val="003D2844"/>
    <w:rsid w:val="003D3418"/>
    <w:rsid w:val="003D426E"/>
    <w:rsid w:val="003D4D1C"/>
    <w:rsid w:val="003D57BA"/>
    <w:rsid w:val="003D6050"/>
    <w:rsid w:val="003D6567"/>
    <w:rsid w:val="003D6EAE"/>
    <w:rsid w:val="003D738F"/>
    <w:rsid w:val="003E02AA"/>
    <w:rsid w:val="003E3586"/>
    <w:rsid w:val="003E3C7C"/>
    <w:rsid w:val="003E41BD"/>
    <w:rsid w:val="003E522C"/>
    <w:rsid w:val="003E5645"/>
    <w:rsid w:val="003E5691"/>
    <w:rsid w:val="003E5964"/>
    <w:rsid w:val="003E5FB3"/>
    <w:rsid w:val="003E6168"/>
    <w:rsid w:val="003E6987"/>
    <w:rsid w:val="003E74AD"/>
    <w:rsid w:val="003E7569"/>
    <w:rsid w:val="003E7889"/>
    <w:rsid w:val="003F0B30"/>
    <w:rsid w:val="003F0C42"/>
    <w:rsid w:val="003F123E"/>
    <w:rsid w:val="003F1422"/>
    <w:rsid w:val="003F1638"/>
    <w:rsid w:val="003F246A"/>
    <w:rsid w:val="003F2538"/>
    <w:rsid w:val="003F2BBD"/>
    <w:rsid w:val="003F2F6C"/>
    <w:rsid w:val="003F44A0"/>
    <w:rsid w:val="003F609A"/>
    <w:rsid w:val="003F6E21"/>
    <w:rsid w:val="004007C5"/>
    <w:rsid w:val="00400C37"/>
    <w:rsid w:val="00402F76"/>
    <w:rsid w:val="00403E26"/>
    <w:rsid w:val="00404EE4"/>
    <w:rsid w:val="00405128"/>
    <w:rsid w:val="00405147"/>
    <w:rsid w:val="0040536A"/>
    <w:rsid w:val="00405F67"/>
    <w:rsid w:val="00406A65"/>
    <w:rsid w:val="00406BCF"/>
    <w:rsid w:val="0040708D"/>
    <w:rsid w:val="00407CE8"/>
    <w:rsid w:val="00407E83"/>
    <w:rsid w:val="00410161"/>
    <w:rsid w:val="0041038E"/>
    <w:rsid w:val="004120CD"/>
    <w:rsid w:val="00412B60"/>
    <w:rsid w:val="00412CE4"/>
    <w:rsid w:val="004130F5"/>
    <w:rsid w:val="00413F39"/>
    <w:rsid w:val="00413F4E"/>
    <w:rsid w:val="004140DC"/>
    <w:rsid w:val="0041432E"/>
    <w:rsid w:val="00416685"/>
    <w:rsid w:val="004206E4"/>
    <w:rsid w:val="00420F91"/>
    <w:rsid w:val="00421247"/>
    <w:rsid w:val="00421325"/>
    <w:rsid w:val="00421A46"/>
    <w:rsid w:val="00423506"/>
    <w:rsid w:val="00425A71"/>
    <w:rsid w:val="00425FF0"/>
    <w:rsid w:val="00426A94"/>
    <w:rsid w:val="00427A1B"/>
    <w:rsid w:val="00427E0A"/>
    <w:rsid w:val="004302C0"/>
    <w:rsid w:val="00431516"/>
    <w:rsid w:val="00431CBB"/>
    <w:rsid w:val="004331BC"/>
    <w:rsid w:val="00433A69"/>
    <w:rsid w:val="00433AD8"/>
    <w:rsid w:val="00434246"/>
    <w:rsid w:val="00434518"/>
    <w:rsid w:val="0043597E"/>
    <w:rsid w:val="00436604"/>
    <w:rsid w:val="00436C07"/>
    <w:rsid w:val="004371A3"/>
    <w:rsid w:val="00441031"/>
    <w:rsid w:val="004414FB"/>
    <w:rsid w:val="00442214"/>
    <w:rsid w:val="0044278D"/>
    <w:rsid w:val="00443339"/>
    <w:rsid w:val="004449CB"/>
    <w:rsid w:val="00444C29"/>
    <w:rsid w:val="00445669"/>
    <w:rsid w:val="00445DCB"/>
    <w:rsid w:val="00446AE7"/>
    <w:rsid w:val="0044764B"/>
    <w:rsid w:val="004516E9"/>
    <w:rsid w:val="00452934"/>
    <w:rsid w:val="00452A82"/>
    <w:rsid w:val="00452B11"/>
    <w:rsid w:val="004544E4"/>
    <w:rsid w:val="00454720"/>
    <w:rsid w:val="0045492A"/>
    <w:rsid w:val="004554DF"/>
    <w:rsid w:val="004561B7"/>
    <w:rsid w:val="004570F1"/>
    <w:rsid w:val="00457178"/>
    <w:rsid w:val="0045752F"/>
    <w:rsid w:val="004612AF"/>
    <w:rsid w:val="0046221A"/>
    <w:rsid w:val="00463D64"/>
    <w:rsid w:val="00464B93"/>
    <w:rsid w:val="00464D82"/>
    <w:rsid w:val="00465267"/>
    <w:rsid w:val="00466E08"/>
    <w:rsid w:val="0047019D"/>
    <w:rsid w:val="00470782"/>
    <w:rsid w:val="004707F6"/>
    <w:rsid w:val="00472ABC"/>
    <w:rsid w:val="00472F5E"/>
    <w:rsid w:val="004739F3"/>
    <w:rsid w:val="0047508B"/>
    <w:rsid w:val="004771EB"/>
    <w:rsid w:val="004778BC"/>
    <w:rsid w:val="004827C9"/>
    <w:rsid w:val="0048287B"/>
    <w:rsid w:val="00482F73"/>
    <w:rsid w:val="004838E7"/>
    <w:rsid w:val="00483C26"/>
    <w:rsid w:val="00484414"/>
    <w:rsid w:val="0048442F"/>
    <w:rsid w:val="00484B43"/>
    <w:rsid w:val="00486094"/>
    <w:rsid w:val="0048642C"/>
    <w:rsid w:val="00486C07"/>
    <w:rsid w:val="0048715A"/>
    <w:rsid w:val="00490F88"/>
    <w:rsid w:val="004910BA"/>
    <w:rsid w:val="00491D72"/>
    <w:rsid w:val="004929C3"/>
    <w:rsid w:val="004937E6"/>
    <w:rsid w:val="00493FD9"/>
    <w:rsid w:val="00494655"/>
    <w:rsid w:val="00494B16"/>
    <w:rsid w:val="00494D99"/>
    <w:rsid w:val="00494F18"/>
    <w:rsid w:val="0049589E"/>
    <w:rsid w:val="00497A17"/>
    <w:rsid w:val="004A16E1"/>
    <w:rsid w:val="004A18F2"/>
    <w:rsid w:val="004A2E8F"/>
    <w:rsid w:val="004A2F1F"/>
    <w:rsid w:val="004A3799"/>
    <w:rsid w:val="004A409A"/>
    <w:rsid w:val="004A5913"/>
    <w:rsid w:val="004A6EAE"/>
    <w:rsid w:val="004A7193"/>
    <w:rsid w:val="004B008D"/>
    <w:rsid w:val="004B0D87"/>
    <w:rsid w:val="004B1305"/>
    <w:rsid w:val="004B1D63"/>
    <w:rsid w:val="004B3D30"/>
    <w:rsid w:val="004B50D3"/>
    <w:rsid w:val="004B599A"/>
    <w:rsid w:val="004B5D5F"/>
    <w:rsid w:val="004B6B75"/>
    <w:rsid w:val="004B6CB6"/>
    <w:rsid w:val="004B6DAF"/>
    <w:rsid w:val="004B73D2"/>
    <w:rsid w:val="004C15DC"/>
    <w:rsid w:val="004C1EB5"/>
    <w:rsid w:val="004C24AC"/>
    <w:rsid w:val="004C270F"/>
    <w:rsid w:val="004C3513"/>
    <w:rsid w:val="004C3644"/>
    <w:rsid w:val="004C37F4"/>
    <w:rsid w:val="004C39CF"/>
    <w:rsid w:val="004C4CCC"/>
    <w:rsid w:val="004C53D6"/>
    <w:rsid w:val="004C5524"/>
    <w:rsid w:val="004C69A7"/>
    <w:rsid w:val="004C7779"/>
    <w:rsid w:val="004D05B0"/>
    <w:rsid w:val="004D11AB"/>
    <w:rsid w:val="004D1961"/>
    <w:rsid w:val="004D208F"/>
    <w:rsid w:val="004D3CD8"/>
    <w:rsid w:val="004D3E6D"/>
    <w:rsid w:val="004D4403"/>
    <w:rsid w:val="004D4415"/>
    <w:rsid w:val="004D4C52"/>
    <w:rsid w:val="004D5E13"/>
    <w:rsid w:val="004E0178"/>
    <w:rsid w:val="004E05B8"/>
    <w:rsid w:val="004E1FD0"/>
    <w:rsid w:val="004E22B4"/>
    <w:rsid w:val="004E2637"/>
    <w:rsid w:val="004E27C1"/>
    <w:rsid w:val="004E30AD"/>
    <w:rsid w:val="004E31D3"/>
    <w:rsid w:val="004E4D63"/>
    <w:rsid w:val="004E4F18"/>
    <w:rsid w:val="004E55F3"/>
    <w:rsid w:val="004E56DF"/>
    <w:rsid w:val="004E57A8"/>
    <w:rsid w:val="004E7D80"/>
    <w:rsid w:val="004E7E89"/>
    <w:rsid w:val="004F12A8"/>
    <w:rsid w:val="004F29F8"/>
    <w:rsid w:val="004F3EA9"/>
    <w:rsid w:val="004F40EA"/>
    <w:rsid w:val="004F470B"/>
    <w:rsid w:val="004F47E7"/>
    <w:rsid w:val="004F5968"/>
    <w:rsid w:val="004F68BA"/>
    <w:rsid w:val="005007D3"/>
    <w:rsid w:val="00501977"/>
    <w:rsid w:val="0050238F"/>
    <w:rsid w:val="00503A81"/>
    <w:rsid w:val="005041F5"/>
    <w:rsid w:val="00505795"/>
    <w:rsid w:val="005057C5"/>
    <w:rsid w:val="005059CB"/>
    <w:rsid w:val="00506BC4"/>
    <w:rsid w:val="00507024"/>
    <w:rsid w:val="00507276"/>
    <w:rsid w:val="00507A80"/>
    <w:rsid w:val="00507CFD"/>
    <w:rsid w:val="0051034A"/>
    <w:rsid w:val="00510E61"/>
    <w:rsid w:val="00513B70"/>
    <w:rsid w:val="00515687"/>
    <w:rsid w:val="00515BA9"/>
    <w:rsid w:val="00516752"/>
    <w:rsid w:val="005167C1"/>
    <w:rsid w:val="00517C95"/>
    <w:rsid w:val="00520568"/>
    <w:rsid w:val="00520A16"/>
    <w:rsid w:val="00521025"/>
    <w:rsid w:val="005211E8"/>
    <w:rsid w:val="005214AF"/>
    <w:rsid w:val="0052285D"/>
    <w:rsid w:val="00522DEC"/>
    <w:rsid w:val="0052318F"/>
    <w:rsid w:val="00523366"/>
    <w:rsid w:val="00523510"/>
    <w:rsid w:val="005240FD"/>
    <w:rsid w:val="00525664"/>
    <w:rsid w:val="0052597E"/>
    <w:rsid w:val="00525B3E"/>
    <w:rsid w:val="00526417"/>
    <w:rsid w:val="00526F6E"/>
    <w:rsid w:val="00527302"/>
    <w:rsid w:val="0052780D"/>
    <w:rsid w:val="00527A7B"/>
    <w:rsid w:val="00530FB6"/>
    <w:rsid w:val="00531619"/>
    <w:rsid w:val="00532F1E"/>
    <w:rsid w:val="0053568B"/>
    <w:rsid w:val="00535960"/>
    <w:rsid w:val="00535CF4"/>
    <w:rsid w:val="005360E2"/>
    <w:rsid w:val="00536CE2"/>
    <w:rsid w:val="00540960"/>
    <w:rsid w:val="00540D14"/>
    <w:rsid w:val="00540E0F"/>
    <w:rsid w:val="0054209B"/>
    <w:rsid w:val="005435CF"/>
    <w:rsid w:val="00543B3B"/>
    <w:rsid w:val="005442B1"/>
    <w:rsid w:val="0054528F"/>
    <w:rsid w:val="00545A35"/>
    <w:rsid w:val="00546085"/>
    <w:rsid w:val="005471C2"/>
    <w:rsid w:val="0055113E"/>
    <w:rsid w:val="00552818"/>
    <w:rsid w:val="00553034"/>
    <w:rsid w:val="00553FFA"/>
    <w:rsid w:val="0055400C"/>
    <w:rsid w:val="00554EC9"/>
    <w:rsid w:val="00555288"/>
    <w:rsid w:val="00555F83"/>
    <w:rsid w:val="005568B0"/>
    <w:rsid w:val="005570B6"/>
    <w:rsid w:val="00557FCA"/>
    <w:rsid w:val="00560329"/>
    <w:rsid w:val="005623B2"/>
    <w:rsid w:val="005626A0"/>
    <w:rsid w:val="00562B47"/>
    <w:rsid w:val="00563020"/>
    <w:rsid w:val="00563CDF"/>
    <w:rsid w:val="00563E0B"/>
    <w:rsid w:val="00564069"/>
    <w:rsid w:val="0056555B"/>
    <w:rsid w:val="00566D7F"/>
    <w:rsid w:val="00567354"/>
    <w:rsid w:val="005675A7"/>
    <w:rsid w:val="005700FE"/>
    <w:rsid w:val="0057059A"/>
    <w:rsid w:val="005718ED"/>
    <w:rsid w:val="0057198F"/>
    <w:rsid w:val="00571F8A"/>
    <w:rsid w:val="0057289D"/>
    <w:rsid w:val="00573133"/>
    <w:rsid w:val="00573382"/>
    <w:rsid w:val="00575174"/>
    <w:rsid w:val="00576540"/>
    <w:rsid w:val="0058137B"/>
    <w:rsid w:val="005817D5"/>
    <w:rsid w:val="00581AC0"/>
    <w:rsid w:val="00581E59"/>
    <w:rsid w:val="00582406"/>
    <w:rsid w:val="00583C40"/>
    <w:rsid w:val="0058700E"/>
    <w:rsid w:val="0058710D"/>
    <w:rsid w:val="00590132"/>
    <w:rsid w:val="00590630"/>
    <w:rsid w:val="00590B24"/>
    <w:rsid w:val="00593CBD"/>
    <w:rsid w:val="00595069"/>
    <w:rsid w:val="005950DA"/>
    <w:rsid w:val="005951B3"/>
    <w:rsid w:val="005958C7"/>
    <w:rsid w:val="00595C28"/>
    <w:rsid w:val="005960AD"/>
    <w:rsid w:val="00596B74"/>
    <w:rsid w:val="005973FE"/>
    <w:rsid w:val="0059763E"/>
    <w:rsid w:val="00597D5B"/>
    <w:rsid w:val="005A1076"/>
    <w:rsid w:val="005A17DC"/>
    <w:rsid w:val="005A1A3D"/>
    <w:rsid w:val="005A20D9"/>
    <w:rsid w:val="005A2887"/>
    <w:rsid w:val="005A2F0F"/>
    <w:rsid w:val="005A34AD"/>
    <w:rsid w:val="005A3ACC"/>
    <w:rsid w:val="005A52E0"/>
    <w:rsid w:val="005A53E4"/>
    <w:rsid w:val="005A6334"/>
    <w:rsid w:val="005A74D0"/>
    <w:rsid w:val="005B1AE2"/>
    <w:rsid w:val="005B29A0"/>
    <w:rsid w:val="005B2A8A"/>
    <w:rsid w:val="005B34B7"/>
    <w:rsid w:val="005B3771"/>
    <w:rsid w:val="005B3C0A"/>
    <w:rsid w:val="005B42F6"/>
    <w:rsid w:val="005B43F9"/>
    <w:rsid w:val="005B49EA"/>
    <w:rsid w:val="005B4E50"/>
    <w:rsid w:val="005B69D4"/>
    <w:rsid w:val="005B6F79"/>
    <w:rsid w:val="005B7808"/>
    <w:rsid w:val="005C069D"/>
    <w:rsid w:val="005C0867"/>
    <w:rsid w:val="005C09F7"/>
    <w:rsid w:val="005C112F"/>
    <w:rsid w:val="005C13D5"/>
    <w:rsid w:val="005C23A2"/>
    <w:rsid w:val="005C23BF"/>
    <w:rsid w:val="005C2731"/>
    <w:rsid w:val="005C2D11"/>
    <w:rsid w:val="005C2DCB"/>
    <w:rsid w:val="005C3D66"/>
    <w:rsid w:val="005C498B"/>
    <w:rsid w:val="005C4C6D"/>
    <w:rsid w:val="005C5D4E"/>
    <w:rsid w:val="005C71F5"/>
    <w:rsid w:val="005C7AC6"/>
    <w:rsid w:val="005C7C9B"/>
    <w:rsid w:val="005C7D77"/>
    <w:rsid w:val="005D0A69"/>
    <w:rsid w:val="005D0CCE"/>
    <w:rsid w:val="005D12EE"/>
    <w:rsid w:val="005D153F"/>
    <w:rsid w:val="005D2594"/>
    <w:rsid w:val="005D31B4"/>
    <w:rsid w:val="005D31B8"/>
    <w:rsid w:val="005D488D"/>
    <w:rsid w:val="005D60B2"/>
    <w:rsid w:val="005D6662"/>
    <w:rsid w:val="005D6E30"/>
    <w:rsid w:val="005E00EB"/>
    <w:rsid w:val="005E03F6"/>
    <w:rsid w:val="005E0403"/>
    <w:rsid w:val="005E0913"/>
    <w:rsid w:val="005E091E"/>
    <w:rsid w:val="005E0B15"/>
    <w:rsid w:val="005E48D4"/>
    <w:rsid w:val="005E4DA3"/>
    <w:rsid w:val="005E5B90"/>
    <w:rsid w:val="005E6729"/>
    <w:rsid w:val="005E7BF6"/>
    <w:rsid w:val="005F07C5"/>
    <w:rsid w:val="005F2BC3"/>
    <w:rsid w:val="005F355A"/>
    <w:rsid w:val="005F407A"/>
    <w:rsid w:val="005F507B"/>
    <w:rsid w:val="005F788A"/>
    <w:rsid w:val="005F7E71"/>
    <w:rsid w:val="00600BD7"/>
    <w:rsid w:val="00600C09"/>
    <w:rsid w:val="00600C91"/>
    <w:rsid w:val="00600FA2"/>
    <w:rsid w:val="00600FBC"/>
    <w:rsid w:val="0060185E"/>
    <w:rsid w:val="00602505"/>
    <w:rsid w:val="00603458"/>
    <w:rsid w:val="00603C82"/>
    <w:rsid w:val="006048A4"/>
    <w:rsid w:val="00604CCB"/>
    <w:rsid w:val="00605422"/>
    <w:rsid w:val="006077E8"/>
    <w:rsid w:val="00610D93"/>
    <w:rsid w:val="00610FB1"/>
    <w:rsid w:val="006133D6"/>
    <w:rsid w:val="00614536"/>
    <w:rsid w:val="00614A9E"/>
    <w:rsid w:val="006150B4"/>
    <w:rsid w:val="006155A2"/>
    <w:rsid w:val="00615657"/>
    <w:rsid w:val="0061691C"/>
    <w:rsid w:val="00620711"/>
    <w:rsid w:val="00620936"/>
    <w:rsid w:val="006209E2"/>
    <w:rsid w:val="00620AF7"/>
    <w:rsid w:val="00621308"/>
    <w:rsid w:val="00621EFA"/>
    <w:rsid w:val="006246DC"/>
    <w:rsid w:val="00625D7C"/>
    <w:rsid w:val="00625F54"/>
    <w:rsid w:val="00626036"/>
    <w:rsid w:val="0062637B"/>
    <w:rsid w:val="006267D5"/>
    <w:rsid w:val="00626DEC"/>
    <w:rsid w:val="00626F90"/>
    <w:rsid w:val="00627140"/>
    <w:rsid w:val="00627CBE"/>
    <w:rsid w:val="00627F27"/>
    <w:rsid w:val="00630E2C"/>
    <w:rsid w:val="00630F86"/>
    <w:rsid w:val="0063132D"/>
    <w:rsid w:val="00632B59"/>
    <w:rsid w:val="00632F23"/>
    <w:rsid w:val="00633561"/>
    <w:rsid w:val="00633BAD"/>
    <w:rsid w:val="00633D26"/>
    <w:rsid w:val="00636203"/>
    <w:rsid w:val="00636503"/>
    <w:rsid w:val="006378BD"/>
    <w:rsid w:val="00637C1C"/>
    <w:rsid w:val="00642210"/>
    <w:rsid w:val="00642528"/>
    <w:rsid w:val="00643202"/>
    <w:rsid w:val="00643289"/>
    <w:rsid w:val="0064459F"/>
    <w:rsid w:val="00645D00"/>
    <w:rsid w:val="006465D4"/>
    <w:rsid w:val="006472C7"/>
    <w:rsid w:val="00652BCF"/>
    <w:rsid w:val="00652D8D"/>
    <w:rsid w:val="00652E73"/>
    <w:rsid w:val="00652EDE"/>
    <w:rsid w:val="00653180"/>
    <w:rsid w:val="00653FCE"/>
    <w:rsid w:val="00654A2A"/>
    <w:rsid w:val="0065541E"/>
    <w:rsid w:val="0065558E"/>
    <w:rsid w:val="006578BC"/>
    <w:rsid w:val="00657B8A"/>
    <w:rsid w:val="00657E7C"/>
    <w:rsid w:val="00660889"/>
    <w:rsid w:val="006609EC"/>
    <w:rsid w:val="0066178A"/>
    <w:rsid w:val="0066276C"/>
    <w:rsid w:val="006638F2"/>
    <w:rsid w:val="00664583"/>
    <w:rsid w:val="006648A3"/>
    <w:rsid w:val="006649A9"/>
    <w:rsid w:val="00665467"/>
    <w:rsid w:val="0066551C"/>
    <w:rsid w:val="00665F58"/>
    <w:rsid w:val="0066644C"/>
    <w:rsid w:val="0066655F"/>
    <w:rsid w:val="00667045"/>
    <w:rsid w:val="00671219"/>
    <w:rsid w:val="00671417"/>
    <w:rsid w:val="0067215B"/>
    <w:rsid w:val="00672B61"/>
    <w:rsid w:val="006763FF"/>
    <w:rsid w:val="00676D21"/>
    <w:rsid w:val="00680B31"/>
    <w:rsid w:val="00681085"/>
    <w:rsid w:val="00681E7F"/>
    <w:rsid w:val="00682539"/>
    <w:rsid w:val="00683463"/>
    <w:rsid w:val="00683779"/>
    <w:rsid w:val="00683996"/>
    <w:rsid w:val="00683A18"/>
    <w:rsid w:val="00683F3F"/>
    <w:rsid w:val="0068461B"/>
    <w:rsid w:val="00684A2E"/>
    <w:rsid w:val="00685055"/>
    <w:rsid w:val="0068640E"/>
    <w:rsid w:val="0068645E"/>
    <w:rsid w:val="00686870"/>
    <w:rsid w:val="006868AB"/>
    <w:rsid w:val="006874D7"/>
    <w:rsid w:val="00690C71"/>
    <w:rsid w:val="0069225C"/>
    <w:rsid w:val="006929FF"/>
    <w:rsid w:val="00692CC0"/>
    <w:rsid w:val="00695254"/>
    <w:rsid w:val="006955C6"/>
    <w:rsid w:val="00696937"/>
    <w:rsid w:val="006A0124"/>
    <w:rsid w:val="006A0C4B"/>
    <w:rsid w:val="006A3950"/>
    <w:rsid w:val="006A4517"/>
    <w:rsid w:val="006A54E7"/>
    <w:rsid w:val="006A5EDA"/>
    <w:rsid w:val="006A5FB2"/>
    <w:rsid w:val="006A6539"/>
    <w:rsid w:val="006A690A"/>
    <w:rsid w:val="006A693E"/>
    <w:rsid w:val="006A6F55"/>
    <w:rsid w:val="006B18CA"/>
    <w:rsid w:val="006B3B97"/>
    <w:rsid w:val="006B4CAF"/>
    <w:rsid w:val="006B4F49"/>
    <w:rsid w:val="006B5015"/>
    <w:rsid w:val="006B54B0"/>
    <w:rsid w:val="006B65EF"/>
    <w:rsid w:val="006B78ED"/>
    <w:rsid w:val="006B7F57"/>
    <w:rsid w:val="006C0D5B"/>
    <w:rsid w:val="006C15E0"/>
    <w:rsid w:val="006C1652"/>
    <w:rsid w:val="006C271D"/>
    <w:rsid w:val="006C2BC0"/>
    <w:rsid w:val="006C371F"/>
    <w:rsid w:val="006C394B"/>
    <w:rsid w:val="006C4341"/>
    <w:rsid w:val="006C4885"/>
    <w:rsid w:val="006C5119"/>
    <w:rsid w:val="006C611A"/>
    <w:rsid w:val="006C7103"/>
    <w:rsid w:val="006C7B01"/>
    <w:rsid w:val="006C7E2A"/>
    <w:rsid w:val="006D1305"/>
    <w:rsid w:val="006D3822"/>
    <w:rsid w:val="006D38E5"/>
    <w:rsid w:val="006D3F89"/>
    <w:rsid w:val="006D4F39"/>
    <w:rsid w:val="006D5265"/>
    <w:rsid w:val="006D6A74"/>
    <w:rsid w:val="006D6FCF"/>
    <w:rsid w:val="006D7A77"/>
    <w:rsid w:val="006D7E68"/>
    <w:rsid w:val="006E05B1"/>
    <w:rsid w:val="006E1565"/>
    <w:rsid w:val="006E1959"/>
    <w:rsid w:val="006E21B4"/>
    <w:rsid w:val="006E2DAD"/>
    <w:rsid w:val="006E3DEF"/>
    <w:rsid w:val="006E403C"/>
    <w:rsid w:val="006E4EF8"/>
    <w:rsid w:val="006E63B4"/>
    <w:rsid w:val="006E7107"/>
    <w:rsid w:val="006E7278"/>
    <w:rsid w:val="006E78B7"/>
    <w:rsid w:val="006E7D5C"/>
    <w:rsid w:val="006F03BB"/>
    <w:rsid w:val="006F0527"/>
    <w:rsid w:val="006F0550"/>
    <w:rsid w:val="006F0BD0"/>
    <w:rsid w:val="006F1FB5"/>
    <w:rsid w:val="006F339A"/>
    <w:rsid w:val="006F35CB"/>
    <w:rsid w:val="006F3E4C"/>
    <w:rsid w:val="006F401D"/>
    <w:rsid w:val="006F5B0E"/>
    <w:rsid w:val="00700DE4"/>
    <w:rsid w:val="007017C8"/>
    <w:rsid w:val="00701A49"/>
    <w:rsid w:val="0070237B"/>
    <w:rsid w:val="00702E08"/>
    <w:rsid w:val="007049AD"/>
    <w:rsid w:val="007050A8"/>
    <w:rsid w:val="00705585"/>
    <w:rsid w:val="00705D01"/>
    <w:rsid w:val="00705D79"/>
    <w:rsid w:val="007072EA"/>
    <w:rsid w:val="007135FE"/>
    <w:rsid w:val="00713E71"/>
    <w:rsid w:val="00714D0A"/>
    <w:rsid w:val="007159AA"/>
    <w:rsid w:val="00715DBD"/>
    <w:rsid w:val="00715E99"/>
    <w:rsid w:val="0071610F"/>
    <w:rsid w:val="0071622C"/>
    <w:rsid w:val="00717CED"/>
    <w:rsid w:val="007200D6"/>
    <w:rsid w:val="007207D4"/>
    <w:rsid w:val="00720980"/>
    <w:rsid w:val="007227A9"/>
    <w:rsid w:val="00723D55"/>
    <w:rsid w:val="0072456D"/>
    <w:rsid w:val="00725EE3"/>
    <w:rsid w:val="0072741A"/>
    <w:rsid w:val="007307EA"/>
    <w:rsid w:val="0073222C"/>
    <w:rsid w:val="00732F7E"/>
    <w:rsid w:val="00733108"/>
    <w:rsid w:val="007333DC"/>
    <w:rsid w:val="0073449B"/>
    <w:rsid w:val="007344CE"/>
    <w:rsid w:val="00734718"/>
    <w:rsid w:val="00735628"/>
    <w:rsid w:val="00735A76"/>
    <w:rsid w:val="007363EA"/>
    <w:rsid w:val="007364F9"/>
    <w:rsid w:val="0073671C"/>
    <w:rsid w:val="00737673"/>
    <w:rsid w:val="00737E48"/>
    <w:rsid w:val="0074099B"/>
    <w:rsid w:val="00740A5B"/>
    <w:rsid w:val="00740D23"/>
    <w:rsid w:val="00741577"/>
    <w:rsid w:val="00741814"/>
    <w:rsid w:val="007446F4"/>
    <w:rsid w:val="00745046"/>
    <w:rsid w:val="0074551A"/>
    <w:rsid w:val="00745F00"/>
    <w:rsid w:val="00746CDF"/>
    <w:rsid w:val="00747ED6"/>
    <w:rsid w:val="00750BF1"/>
    <w:rsid w:val="00750F3C"/>
    <w:rsid w:val="007510A2"/>
    <w:rsid w:val="007522C8"/>
    <w:rsid w:val="0075271C"/>
    <w:rsid w:val="00753159"/>
    <w:rsid w:val="0075354D"/>
    <w:rsid w:val="007538B8"/>
    <w:rsid w:val="007540D7"/>
    <w:rsid w:val="00754789"/>
    <w:rsid w:val="00755B30"/>
    <w:rsid w:val="00755FEF"/>
    <w:rsid w:val="00760409"/>
    <w:rsid w:val="00762527"/>
    <w:rsid w:val="0076274F"/>
    <w:rsid w:val="00762930"/>
    <w:rsid w:val="00763E1A"/>
    <w:rsid w:val="007660CD"/>
    <w:rsid w:val="00766676"/>
    <w:rsid w:val="00767413"/>
    <w:rsid w:val="00770151"/>
    <w:rsid w:val="00770D04"/>
    <w:rsid w:val="007729F6"/>
    <w:rsid w:val="00773FB4"/>
    <w:rsid w:val="00774FFA"/>
    <w:rsid w:val="007763F6"/>
    <w:rsid w:val="007771E8"/>
    <w:rsid w:val="00777347"/>
    <w:rsid w:val="00777695"/>
    <w:rsid w:val="007776C9"/>
    <w:rsid w:val="007779E1"/>
    <w:rsid w:val="0078036E"/>
    <w:rsid w:val="007819E4"/>
    <w:rsid w:val="0078254D"/>
    <w:rsid w:val="0078269C"/>
    <w:rsid w:val="00783323"/>
    <w:rsid w:val="00783CE7"/>
    <w:rsid w:val="00783F18"/>
    <w:rsid w:val="00784207"/>
    <w:rsid w:val="00784C50"/>
    <w:rsid w:val="00785DF3"/>
    <w:rsid w:val="007928FD"/>
    <w:rsid w:val="00792A29"/>
    <w:rsid w:val="007933E7"/>
    <w:rsid w:val="00793933"/>
    <w:rsid w:val="00793FD6"/>
    <w:rsid w:val="00794509"/>
    <w:rsid w:val="0079544E"/>
    <w:rsid w:val="00795607"/>
    <w:rsid w:val="00795EEB"/>
    <w:rsid w:val="0079726C"/>
    <w:rsid w:val="007A03A4"/>
    <w:rsid w:val="007A04AA"/>
    <w:rsid w:val="007A1759"/>
    <w:rsid w:val="007A20C4"/>
    <w:rsid w:val="007A26BA"/>
    <w:rsid w:val="007A49CA"/>
    <w:rsid w:val="007A6719"/>
    <w:rsid w:val="007B0184"/>
    <w:rsid w:val="007B0B0F"/>
    <w:rsid w:val="007B13F7"/>
    <w:rsid w:val="007B1AB2"/>
    <w:rsid w:val="007B1CD8"/>
    <w:rsid w:val="007B3951"/>
    <w:rsid w:val="007B45E3"/>
    <w:rsid w:val="007B4C2E"/>
    <w:rsid w:val="007B531B"/>
    <w:rsid w:val="007B5935"/>
    <w:rsid w:val="007B5E9B"/>
    <w:rsid w:val="007B6FBA"/>
    <w:rsid w:val="007B77C6"/>
    <w:rsid w:val="007B7CA7"/>
    <w:rsid w:val="007C04C8"/>
    <w:rsid w:val="007C053A"/>
    <w:rsid w:val="007C07CD"/>
    <w:rsid w:val="007C083C"/>
    <w:rsid w:val="007C12EA"/>
    <w:rsid w:val="007C1EB9"/>
    <w:rsid w:val="007C2D91"/>
    <w:rsid w:val="007C395B"/>
    <w:rsid w:val="007C39D6"/>
    <w:rsid w:val="007C3CB8"/>
    <w:rsid w:val="007C3F2E"/>
    <w:rsid w:val="007C3F34"/>
    <w:rsid w:val="007C4B58"/>
    <w:rsid w:val="007C5B82"/>
    <w:rsid w:val="007C66FC"/>
    <w:rsid w:val="007D0A74"/>
    <w:rsid w:val="007D1473"/>
    <w:rsid w:val="007D25D3"/>
    <w:rsid w:val="007D2BE3"/>
    <w:rsid w:val="007D4F06"/>
    <w:rsid w:val="007D5131"/>
    <w:rsid w:val="007D519F"/>
    <w:rsid w:val="007D55E8"/>
    <w:rsid w:val="007D5E18"/>
    <w:rsid w:val="007E051F"/>
    <w:rsid w:val="007E12BC"/>
    <w:rsid w:val="007E1A20"/>
    <w:rsid w:val="007E401A"/>
    <w:rsid w:val="007E45D9"/>
    <w:rsid w:val="007E5D40"/>
    <w:rsid w:val="007E7AD7"/>
    <w:rsid w:val="007F08B1"/>
    <w:rsid w:val="007F16A3"/>
    <w:rsid w:val="007F3AAE"/>
    <w:rsid w:val="007F4587"/>
    <w:rsid w:val="007F4FEA"/>
    <w:rsid w:val="007F564D"/>
    <w:rsid w:val="007F5F3E"/>
    <w:rsid w:val="007F72A8"/>
    <w:rsid w:val="007F73E8"/>
    <w:rsid w:val="007F764B"/>
    <w:rsid w:val="008003E3"/>
    <w:rsid w:val="008006C8"/>
    <w:rsid w:val="00801569"/>
    <w:rsid w:val="00802575"/>
    <w:rsid w:val="00804C47"/>
    <w:rsid w:val="00805804"/>
    <w:rsid w:val="0080627B"/>
    <w:rsid w:val="00806FBB"/>
    <w:rsid w:val="008108D3"/>
    <w:rsid w:val="00810BC0"/>
    <w:rsid w:val="00810BCA"/>
    <w:rsid w:val="00811C37"/>
    <w:rsid w:val="0081240E"/>
    <w:rsid w:val="00812888"/>
    <w:rsid w:val="00814440"/>
    <w:rsid w:val="00814B41"/>
    <w:rsid w:val="00814B8B"/>
    <w:rsid w:val="00815201"/>
    <w:rsid w:val="0081573C"/>
    <w:rsid w:val="00815AA6"/>
    <w:rsid w:val="0081649D"/>
    <w:rsid w:val="0081650F"/>
    <w:rsid w:val="00817584"/>
    <w:rsid w:val="00817AB5"/>
    <w:rsid w:val="00820394"/>
    <w:rsid w:val="00820A57"/>
    <w:rsid w:val="0082109A"/>
    <w:rsid w:val="00821AB4"/>
    <w:rsid w:val="00822EC9"/>
    <w:rsid w:val="008235F4"/>
    <w:rsid w:val="0082398E"/>
    <w:rsid w:val="00823C06"/>
    <w:rsid w:val="0082495F"/>
    <w:rsid w:val="0082517A"/>
    <w:rsid w:val="00825760"/>
    <w:rsid w:val="00825BC6"/>
    <w:rsid w:val="008266CB"/>
    <w:rsid w:val="00826B99"/>
    <w:rsid w:val="00827754"/>
    <w:rsid w:val="00827D12"/>
    <w:rsid w:val="00827ED1"/>
    <w:rsid w:val="008304DB"/>
    <w:rsid w:val="00830607"/>
    <w:rsid w:val="00830670"/>
    <w:rsid w:val="008310C1"/>
    <w:rsid w:val="0083252C"/>
    <w:rsid w:val="00834208"/>
    <w:rsid w:val="008344E7"/>
    <w:rsid w:val="0083503E"/>
    <w:rsid w:val="00835FD7"/>
    <w:rsid w:val="00835FDB"/>
    <w:rsid w:val="00837773"/>
    <w:rsid w:val="00841034"/>
    <w:rsid w:val="008423BD"/>
    <w:rsid w:val="00842CCF"/>
    <w:rsid w:val="00843340"/>
    <w:rsid w:val="0084364E"/>
    <w:rsid w:val="00843FCA"/>
    <w:rsid w:val="00844B0F"/>
    <w:rsid w:val="00846794"/>
    <w:rsid w:val="008471B3"/>
    <w:rsid w:val="00847545"/>
    <w:rsid w:val="00847FCC"/>
    <w:rsid w:val="00851701"/>
    <w:rsid w:val="00851C8F"/>
    <w:rsid w:val="00852B1F"/>
    <w:rsid w:val="00852FCE"/>
    <w:rsid w:val="00854C70"/>
    <w:rsid w:val="00855F9F"/>
    <w:rsid w:val="00856538"/>
    <w:rsid w:val="00856623"/>
    <w:rsid w:val="008577C3"/>
    <w:rsid w:val="0086015F"/>
    <w:rsid w:val="00860768"/>
    <w:rsid w:val="008607AC"/>
    <w:rsid w:val="00863154"/>
    <w:rsid w:val="00863CFF"/>
    <w:rsid w:val="008642B0"/>
    <w:rsid w:val="008642B9"/>
    <w:rsid w:val="008649BC"/>
    <w:rsid w:val="00864B3D"/>
    <w:rsid w:val="008666A9"/>
    <w:rsid w:val="008672B4"/>
    <w:rsid w:val="00867303"/>
    <w:rsid w:val="0086757E"/>
    <w:rsid w:val="0087076C"/>
    <w:rsid w:val="00871208"/>
    <w:rsid w:val="008733A3"/>
    <w:rsid w:val="00873717"/>
    <w:rsid w:val="0087394C"/>
    <w:rsid w:val="0087394D"/>
    <w:rsid w:val="00873EA3"/>
    <w:rsid w:val="008752A8"/>
    <w:rsid w:val="00875CF0"/>
    <w:rsid w:val="00877713"/>
    <w:rsid w:val="00877820"/>
    <w:rsid w:val="00877891"/>
    <w:rsid w:val="00877C74"/>
    <w:rsid w:val="00880A2C"/>
    <w:rsid w:val="00880CEA"/>
    <w:rsid w:val="00880FB6"/>
    <w:rsid w:val="00881583"/>
    <w:rsid w:val="008829BA"/>
    <w:rsid w:val="00883B93"/>
    <w:rsid w:val="00885B1C"/>
    <w:rsid w:val="00886A01"/>
    <w:rsid w:val="00891F6A"/>
    <w:rsid w:val="008934DE"/>
    <w:rsid w:val="00893774"/>
    <w:rsid w:val="008941D4"/>
    <w:rsid w:val="00894CA0"/>
    <w:rsid w:val="00895042"/>
    <w:rsid w:val="008967B7"/>
    <w:rsid w:val="008971F0"/>
    <w:rsid w:val="00897224"/>
    <w:rsid w:val="00897229"/>
    <w:rsid w:val="008A0920"/>
    <w:rsid w:val="008A19E4"/>
    <w:rsid w:val="008A237B"/>
    <w:rsid w:val="008A27B7"/>
    <w:rsid w:val="008A385A"/>
    <w:rsid w:val="008A3B44"/>
    <w:rsid w:val="008A477D"/>
    <w:rsid w:val="008A5204"/>
    <w:rsid w:val="008A52B6"/>
    <w:rsid w:val="008A692D"/>
    <w:rsid w:val="008A743C"/>
    <w:rsid w:val="008A78D5"/>
    <w:rsid w:val="008A7DD6"/>
    <w:rsid w:val="008B1299"/>
    <w:rsid w:val="008B2C2C"/>
    <w:rsid w:val="008B4876"/>
    <w:rsid w:val="008B608A"/>
    <w:rsid w:val="008B6241"/>
    <w:rsid w:val="008B62BE"/>
    <w:rsid w:val="008B6630"/>
    <w:rsid w:val="008B683A"/>
    <w:rsid w:val="008B6A1B"/>
    <w:rsid w:val="008B7436"/>
    <w:rsid w:val="008B79B6"/>
    <w:rsid w:val="008B7FCD"/>
    <w:rsid w:val="008C04FA"/>
    <w:rsid w:val="008C0B91"/>
    <w:rsid w:val="008C147B"/>
    <w:rsid w:val="008C23D5"/>
    <w:rsid w:val="008C2621"/>
    <w:rsid w:val="008C3105"/>
    <w:rsid w:val="008C335A"/>
    <w:rsid w:val="008C4443"/>
    <w:rsid w:val="008C4753"/>
    <w:rsid w:val="008D0604"/>
    <w:rsid w:val="008D127D"/>
    <w:rsid w:val="008D1BA4"/>
    <w:rsid w:val="008D2C34"/>
    <w:rsid w:val="008D30E0"/>
    <w:rsid w:val="008D42E8"/>
    <w:rsid w:val="008D46F0"/>
    <w:rsid w:val="008D5109"/>
    <w:rsid w:val="008D57F2"/>
    <w:rsid w:val="008D5F25"/>
    <w:rsid w:val="008D69B3"/>
    <w:rsid w:val="008D6CFA"/>
    <w:rsid w:val="008D7B12"/>
    <w:rsid w:val="008E0332"/>
    <w:rsid w:val="008E07BD"/>
    <w:rsid w:val="008E0A9A"/>
    <w:rsid w:val="008E1014"/>
    <w:rsid w:val="008E10DB"/>
    <w:rsid w:val="008E1701"/>
    <w:rsid w:val="008E21E4"/>
    <w:rsid w:val="008E2423"/>
    <w:rsid w:val="008E3BFF"/>
    <w:rsid w:val="008E3D90"/>
    <w:rsid w:val="008E5E78"/>
    <w:rsid w:val="008E61AD"/>
    <w:rsid w:val="008F0712"/>
    <w:rsid w:val="008F1339"/>
    <w:rsid w:val="008F3EBE"/>
    <w:rsid w:val="008F5CB1"/>
    <w:rsid w:val="008F6AD7"/>
    <w:rsid w:val="00901A05"/>
    <w:rsid w:val="00901CF7"/>
    <w:rsid w:val="00902E39"/>
    <w:rsid w:val="00904807"/>
    <w:rsid w:val="009069CC"/>
    <w:rsid w:val="00910262"/>
    <w:rsid w:val="0091123F"/>
    <w:rsid w:val="00911E2F"/>
    <w:rsid w:val="00912401"/>
    <w:rsid w:val="0091292C"/>
    <w:rsid w:val="009135BA"/>
    <w:rsid w:val="00913D80"/>
    <w:rsid w:val="009147A6"/>
    <w:rsid w:val="00915AEB"/>
    <w:rsid w:val="00915B35"/>
    <w:rsid w:val="009161D9"/>
    <w:rsid w:val="00917F67"/>
    <w:rsid w:val="009237F9"/>
    <w:rsid w:val="00925094"/>
    <w:rsid w:val="0092536C"/>
    <w:rsid w:val="00925431"/>
    <w:rsid w:val="00925AB1"/>
    <w:rsid w:val="00925D72"/>
    <w:rsid w:val="00925EB7"/>
    <w:rsid w:val="009266BE"/>
    <w:rsid w:val="00927618"/>
    <w:rsid w:val="00927EA3"/>
    <w:rsid w:val="009305EE"/>
    <w:rsid w:val="0093085F"/>
    <w:rsid w:val="00931289"/>
    <w:rsid w:val="009327B6"/>
    <w:rsid w:val="009336F2"/>
    <w:rsid w:val="00933DF5"/>
    <w:rsid w:val="00934598"/>
    <w:rsid w:val="0093496A"/>
    <w:rsid w:val="00934E5F"/>
    <w:rsid w:val="00934EFA"/>
    <w:rsid w:val="00935983"/>
    <w:rsid w:val="00937414"/>
    <w:rsid w:val="0093755E"/>
    <w:rsid w:val="0093759F"/>
    <w:rsid w:val="00941134"/>
    <w:rsid w:val="00941290"/>
    <w:rsid w:val="00942A71"/>
    <w:rsid w:val="00943DE3"/>
    <w:rsid w:val="009449BF"/>
    <w:rsid w:val="009452DE"/>
    <w:rsid w:val="0094634A"/>
    <w:rsid w:val="009469B3"/>
    <w:rsid w:val="0094775C"/>
    <w:rsid w:val="00951D6A"/>
    <w:rsid w:val="009522C5"/>
    <w:rsid w:val="00952D91"/>
    <w:rsid w:val="009534D7"/>
    <w:rsid w:val="009535C1"/>
    <w:rsid w:val="00954064"/>
    <w:rsid w:val="009546CD"/>
    <w:rsid w:val="00954986"/>
    <w:rsid w:val="009553C9"/>
    <w:rsid w:val="0095568E"/>
    <w:rsid w:val="00955A50"/>
    <w:rsid w:val="00956773"/>
    <w:rsid w:val="00956884"/>
    <w:rsid w:val="0095769D"/>
    <w:rsid w:val="00957DDE"/>
    <w:rsid w:val="0096246C"/>
    <w:rsid w:val="009636EC"/>
    <w:rsid w:val="00964870"/>
    <w:rsid w:val="00964C99"/>
    <w:rsid w:val="00964E0C"/>
    <w:rsid w:val="009654E3"/>
    <w:rsid w:val="00966C29"/>
    <w:rsid w:val="00967BDB"/>
    <w:rsid w:val="00967E0F"/>
    <w:rsid w:val="00970B4B"/>
    <w:rsid w:val="00971A8B"/>
    <w:rsid w:val="00971E2E"/>
    <w:rsid w:val="0097256F"/>
    <w:rsid w:val="009727B5"/>
    <w:rsid w:val="0097386E"/>
    <w:rsid w:val="009738A0"/>
    <w:rsid w:val="00973F8C"/>
    <w:rsid w:val="009742D7"/>
    <w:rsid w:val="00974BAB"/>
    <w:rsid w:val="009750E4"/>
    <w:rsid w:val="00975448"/>
    <w:rsid w:val="00976374"/>
    <w:rsid w:val="009779D0"/>
    <w:rsid w:val="00977A8B"/>
    <w:rsid w:val="009811A1"/>
    <w:rsid w:val="009812A2"/>
    <w:rsid w:val="009818F9"/>
    <w:rsid w:val="00981A53"/>
    <w:rsid w:val="00983B0F"/>
    <w:rsid w:val="00983FFF"/>
    <w:rsid w:val="00984D8E"/>
    <w:rsid w:val="00984E66"/>
    <w:rsid w:val="009852FE"/>
    <w:rsid w:val="00985AE0"/>
    <w:rsid w:val="00986042"/>
    <w:rsid w:val="00986AD2"/>
    <w:rsid w:val="00987291"/>
    <w:rsid w:val="009872AC"/>
    <w:rsid w:val="00991089"/>
    <w:rsid w:val="0099126D"/>
    <w:rsid w:val="009922A2"/>
    <w:rsid w:val="00993344"/>
    <w:rsid w:val="009936BA"/>
    <w:rsid w:val="00993BB6"/>
    <w:rsid w:val="00993EEB"/>
    <w:rsid w:val="00995059"/>
    <w:rsid w:val="009953C3"/>
    <w:rsid w:val="00995840"/>
    <w:rsid w:val="009959A5"/>
    <w:rsid w:val="00996522"/>
    <w:rsid w:val="00996597"/>
    <w:rsid w:val="00996E4F"/>
    <w:rsid w:val="009974F9"/>
    <w:rsid w:val="009A31FD"/>
    <w:rsid w:val="009A50D5"/>
    <w:rsid w:val="009A5698"/>
    <w:rsid w:val="009A5A8C"/>
    <w:rsid w:val="009A5C49"/>
    <w:rsid w:val="009A5EED"/>
    <w:rsid w:val="009A6599"/>
    <w:rsid w:val="009A7CD3"/>
    <w:rsid w:val="009B01CE"/>
    <w:rsid w:val="009B0A54"/>
    <w:rsid w:val="009B139B"/>
    <w:rsid w:val="009B4184"/>
    <w:rsid w:val="009B439A"/>
    <w:rsid w:val="009B440A"/>
    <w:rsid w:val="009B55A5"/>
    <w:rsid w:val="009B60CE"/>
    <w:rsid w:val="009B7F0B"/>
    <w:rsid w:val="009C09A6"/>
    <w:rsid w:val="009C0AC5"/>
    <w:rsid w:val="009C1559"/>
    <w:rsid w:val="009C29BD"/>
    <w:rsid w:val="009C300D"/>
    <w:rsid w:val="009C32FA"/>
    <w:rsid w:val="009C39C3"/>
    <w:rsid w:val="009C427C"/>
    <w:rsid w:val="009C4FC7"/>
    <w:rsid w:val="009C5E99"/>
    <w:rsid w:val="009C5F8B"/>
    <w:rsid w:val="009C6C1D"/>
    <w:rsid w:val="009C729B"/>
    <w:rsid w:val="009C7F95"/>
    <w:rsid w:val="009D0EB7"/>
    <w:rsid w:val="009D18E6"/>
    <w:rsid w:val="009D1FEB"/>
    <w:rsid w:val="009D3432"/>
    <w:rsid w:val="009D3512"/>
    <w:rsid w:val="009D3A75"/>
    <w:rsid w:val="009D3FC2"/>
    <w:rsid w:val="009D40F3"/>
    <w:rsid w:val="009D4460"/>
    <w:rsid w:val="009D4BEE"/>
    <w:rsid w:val="009D5017"/>
    <w:rsid w:val="009D69EA"/>
    <w:rsid w:val="009E0CAA"/>
    <w:rsid w:val="009E1C5A"/>
    <w:rsid w:val="009E1F1A"/>
    <w:rsid w:val="009E2CA2"/>
    <w:rsid w:val="009E4AE9"/>
    <w:rsid w:val="009E4C29"/>
    <w:rsid w:val="009E4E02"/>
    <w:rsid w:val="009E536C"/>
    <w:rsid w:val="009E5AD4"/>
    <w:rsid w:val="009E5F65"/>
    <w:rsid w:val="009E6E08"/>
    <w:rsid w:val="009E799E"/>
    <w:rsid w:val="009E7BC2"/>
    <w:rsid w:val="009F021C"/>
    <w:rsid w:val="009F061E"/>
    <w:rsid w:val="009F10F4"/>
    <w:rsid w:val="009F152D"/>
    <w:rsid w:val="009F15FC"/>
    <w:rsid w:val="009F202D"/>
    <w:rsid w:val="009F23BF"/>
    <w:rsid w:val="009F28AA"/>
    <w:rsid w:val="009F2A58"/>
    <w:rsid w:val="009F2D63"/>
    <w:rsid w:val="009F3291"/>
    <w:rsid w:val="009F3703"/>
    <w:rsid w:val="009F4629"/>
    <w:rsid w:val="009F5CF1"/>
    <w:rsid w:val="009F6FC7"/>
    <w:rsid w:val="009F7F85"/>
    <w:rsid w:val="00A00719"/>
    <w:rsid w:val="00A00DF0"/>
    <w:rsid w:val="00A02321"/>
    <w:rsid w:val="00A0340C"/>
    <w:rsid w:val="00A04661"/>
    <w:rsid w:val="00A052DE"/>
    <w:rsid w:val="00A057DB"/>
    <w:rsid w:val="00A10255"/>
    <w:rsid w:val="00A11041"/>
    <w:rsid w:val="00A12375"/>
    <w:rsid w:val="00A1239E"/>
    <w:rsid w:val="00A12901"/>
    <w:rsid w:val="00A13128"/>
    <w:rsid w:val="00A13A93"/>
    <w:rsid w:val="00A142AC"/>
    <w:rsid w:val="00A14ECD"/>
    <w:rsid w:val="00A16A77"/>
    <w:rsid w:val="00A177C1"/>
    <w:rsid w:val="00A17AEF"/>
    <w:rsid w:val="00A203BB"/>
    <w:rsid w:val="00A205F4"/>
    <w:rsid w:val="00A209AA"/>
    <w:rsid w:val="00A20B77"/>
    <w:rsid w:val="00A22B0F"/>
    <w:rsid w:val="00A23CF4"/>
    <w:rsid w:val="00A24E3F"/>
    <w:rsid w:val="00A26037"/>
    <w:rsid w:val="00A27A0C"/>
    <w:rsid w:val="00A27FA9"/>
    <w:rsid w:val="00A30C3E"/>
    <w:rsid w:val="00A3143F"/>
    <w:rsid w:val="00A316E8"/>
    <w:rsid w:val="00A325D8"/>
    <w:rsid w:val="00A33EA2"/>
    <w:rsid w:val="00A3461D"/>
    <w:rsid w:val="00A34B34"/>
    <w:rsid w:val="00A36305"/>
    <w:rsid w:val="00A378ED"/>
    <w:rsid w:val="00A40A91"/>
    <w:rsid w:val="00A40B4C"/>
    <w:rsid w:val="00A4335E"/>
    <w:rsid w:val="00A44BBA"/>
    <w:rsid w:val="00A44D24"/>
    <w:rsid w:val="00A44DFC"/>
    <w:rsid w:val="00A44EA9"/>
    <w:rsid w:val="00A44FAA"/>
    <w:rsid w:val="00A454C0"/>
    <w:rsid w:val="00A455A2"/>
    <w:rsid w:val="00A462B5"/>
    <w:rsid w:val="00A466D7"/>
    <w:rsid w:val="00A46E16"/>
    <w:rsid w:val="00A47BFE"/>
    <w:rsid w:val="00A505C5"/>
    <w:rsid w:val="00A52E89"/>
    <w:rsid w:val="00A53063"/>
    <w:rsid w:val="00A53597"/>
    <w:rsid w:val="00A5363B"/>
    <w:rsid w:val="00A53C16"/>
    <w:rsid w:val="00A54525"/>
    <w:rsid w:val="00A546DC"/>
    <w:rsid w:val="00A5479D"/>
    <w:rsid w:val="00A55830"/>
    <w:rsid w:val="00A55B8E"/>
    <w:rsid w:val="00A560DC"/>
    <w:rsid w:val="00A56C34"/>
    <w:rsid w:val="00A57A5A"/>
    <w:rsid w:val="00A57A6C"/>
    <w:rsid w:val="00A617B0"/>
    <w:rsid w:val="00A61C5F"/>
    <w:rsid w:val="00A61C76"/>
    <w:rsid w:val="00A6382E"/>
    <w:rsid w:val="00A63AC2"/>
    <w:rsid w:val="00A6595D"/>
    <w:rsid w:val="00A65AFD"/>
    <w:rsid w:val="00A66109"/>
    <w:rsid w:val="00A66A7C"/>
    <w:rsid w:val="00A70158"/>
    <w:rsid w:val="00A7072B"/>
    <w:rsid w:val="00A70B86"/>
    <w:rsid w:val="00A71701"/>
    <w:rsid w:val="00A71C72"/>
    <w:rsid w:val="00A72799"/>
    <w:rsid w:val="00A728F9"/>
    <w:rsid w:val="00A72B06"/>
    <w:rsid w:val="00A73557"/>
    <w:rsid w:val="00A74A9E"/>
    <w:rsid w:val="00A74CBF"/>
    <w:rsid w:val="00A76B84"/>
    <w:rsid w:val="00A77784"/>
    <w:rsid w:val="00A80B5A"/>
    <w:rsid w:val="00A81427"/>
    <w:rsid w:val="00A83089"/>
    <w:rsid w:val="00A8352B"/>
    <w:rsid w:val="00A838C1"/>
    <w:rsid w:val="00A868DB"/>
    <w:rsid w:val="00A8690E"/>
    <w:rsid w:val="00A879E7"/>
    <w:rsid w:val="00A90A8C"/>
    <w:rsid w:val="00A90AA1"/>
    <w:rsid w:val="00A914F3"/>
    <w:rsid w:val="00A929DC"/>
    <w:rsid w:val="00A9335E"/>
    <w:rsid w:val="00A93619"/>
    <w:rsid w:val="00A9362A"/>
    <w:rsid w:val="00A93B06"/>
    <w:rsid w:val="00A93E0A"/>
    <w:rsid w:val="00A93EF3"/>
    <w:rsid w:val="00A94657"/>
    <w:rsid w:val="00A95242"/>
    <w:rsid w:val="00A96023"/>
    <w:rsid w:val="00A960EC"/>
    <w:rsid w:val="00A97919"/>
    <w:rsid w:val="00AA0C21"/>
    <w:rsid w:val="00AA1401"/>
    <w:rsid w:val="00AA1F9E"/>
    <w:rsid w:val="00AA39D6"/>
    <w:rsid w:val="00AA457F"/>
    <w:rsid w:val="00AA52A5"/>
    <w:rsid w:val="00AA56DA"/>
    <w:rsid w:val="00AA5CB3"/>
    <w:rsid w:val="00AA5D33"/>
    <w:rsid w:val="00AA6FD6"/>
    <w:rsid w:val="00AA7623"/>
    <w:rsid w:val="00AA79DF"/>
    <w:rsid w:val="00AB0B5A"/>
    <w:rsid w:val="00AB1417"/>
    <w:rsid w:val="00AB320B"/>
    <w:rsid w:val="00AB360A"/>
    <w:rsid w:val="00AB41FA"/>
    <w:rsid w:val="00AB61EA"/>
    <w:rsid w:val="00AB678E"/>
    <w:rsid w:val="00AB6C43"/>
    <w:rsid w:val="00AC03E4"/>
    <w:rsid w:val="00AC046A"/>
    <w:rsid w:val="00AC097C"/>
    <w:rsid w:val="00AC13DB"/>
    <w:rsid w:val="00AC2F43"/>
    <w:rsid w:val="00AC3D58"/>
    <w:rsid w:val="00AC54D6"/>
    <w:rsid w:val="00AC6BF3"/>
    <w:rsid w:val="00AC6E52"/>
    <w:rsid w:val="00AC7885"/>
    <w:rsid w:val="00AD1F74"/>
    <w:rsid w:val="00AD2BE8"/>
    <w:rsid w:val="00AD2E44"/>
    <w:rsid w:val="00AD357C"/>
    <w:rsid w:val="00AD3D95"/>
    <w:rsid w:val="00AD61CC"/>
    <w:rsid w:val="00AD6577"/>
    <w:rsid w:val="00AD688C"/>
    <w:rsid w:val="00AD6C1A"/>
    <w:rsid w:val="00AD79A6"/>
    <w:rsid w:val="00AE036D"/>
    <w:rsid w:val="00AE0705"/>
    <w:rsid w:val="00AE0DB5"/>
    <w:rsid w:val="00AE3BAF"/>
    <w:rsid w:val="00AE3DC0"/>
    <w:rsid w:val="00AE4871"/>
    <w:rsid w:val="00AE5424"/>
    <w:rsid w:val="00AE54B0"/>
    <w:rsid w:val="00AF0282"/>
    <w:rsid w:val="00AF02E8"/>
    <w:rsid w:val="00AF0445"/>
    <w:rsid w:val="00AF07F0"/>
    <w:rsid w:val="00AF0B51"/>
    <w:rsid w:val="00AF13BE"/>
    <w:rsid w:val="00AF167A"/>
    <w:rsid w:val="00AF4CCA"/>
    <w:rsid w:val="00AF596C"/>
    <w:rsid w:val="00AF5D3E"/>
    <w:rsid w:val="00AF62DA"/>
    <w:rsid w:val="00AF64A2"/>
    <w:rsid w:val="00AF685B"/>
    <w:rsid w:val="00B00432"/>
    <w:rsid w:val="00B00CC5"/>
    <w:rsid w:val="00B0124F"/>
    <w:rsid w:val="00B0162B"/>
    <w:rsid w:val="00B017C9"/>
    <w:rsid w:val="00B02403"/>
    <w:rsid w:val="00B03BA1"/>
    <w:rsid w:val="00B0608D"/>
    <w:rsid w:val="00B064FC"/>
    <w:rsid w:val="00B066E6"/>
    <w:rsid w:val="00B06A3B"/>
    <w:rsid w:val="00B10512"/>
    <w:rsid w:val="00B10688"/>
    <w:rsid w:val="00B118A9"/>
    <w:rsid w:val="00B11FF8"/>
    <w:rsid w:val="00B12406"/>
    <w:rsid w:val="00B13332"/>
    <w:rsid w:val="00B1469D"/>
    <w:rsid w:val="00B14BE9"/>
    <w:rsid w:val="00B14E95"/>
    <w:rsid w:val="00B1544A"/>
    <w:rsid w:val="00B15967"/>
    <w:rsid w:val="00B175C3"/>
    <w:rsid w:val="00B17DBD"/>
    <w:rsid w:val="00B20314"/>
    <w:rsid w:val="00B20607"/>
    <w:rsid w:val="00B211E3"/>
    <w:rsid w:val="00B22AF6"/>
    <w:rsid w:val="00B22E75"/>
    <w:rsid w:val="00B23AE4"/>
    <w:rsid w:val="00B23FEA"/>
    <w:rsid w:val="00B242B2"/>
    <w:rsid w:val="00B2498F"/>
    <w:rsid w:val="00B24AF9"/>
    <w:rsid w:val="00B24DC1"/>
    <w:rsid w:val="00B30ADB"/>
    <w:rsid w:val="00B31AC7"/>
    <w:rsid w:val="00B31B90"/>
    <w:rsid w:val="00B31E08"/>
    <w:rsid w:val="00B33B47"/>
    <w:rsid w:val="00B3435E"/>
    <w:rsid w:val="00B359D9"/>
    <w:rsid w:val="00B35F3B"/>
    <w:rsid w:val="00B365C3"/>
    <w:rsid w:val="00B36632"/>
    <w:rsid w:val="00B36AF7"/>
    <w:rsid w:val="00B3776B"/>
    <w:rsid w:val="00B37CEF"/>
    <w:rsid w:val="00B405D2"/>
    <w:rsid w:val="00B41F85"/>
    <w:rsid w:val="00B42C56"/>
    <w:rsid w:val="00B437CC"/>
    <w:rsid w:val="00B4479D"/>
    <w:rsid w:val="00B44F4B"/>
    <w:rsid w:val="00B4545A"/>
    <w:rsid w:val="00B45D1E"/>
    <w:rsid w:val="00B465B4"/>
    <w:rsid w:val="00B470C1"/>
    <w:rsid w:val="00B47163"/>
    <w:rsid w:val="00B502E5"/>
    <w:rsid w:val="00B50C5C"/>
    <w:rsid w:val="00B51DCB"/>
    <w:rsid w:val="00B52670"/>
    <w:rsid w:val="00B5394C"/>
    <w:rsid w:val="00B553DC"/>
    <w:rsid w:val="00B572B1"/>
    <w:rsid w:val="00B57490"/>
    <w:rsid w:val="00B57E94"/>
    <w:rsid w:val="00B602C2"/>
    <w:rsid w:val="00B618C3"/>
    <w:rsid w:val="00B6294A"/>
    <w:rsid w:val="00B62DAB"/>
    <w:rsid w:val="00B62DE2"/>
    <w:rsid w:val="00B63619"/>
    <w:rsid w:val="00B63CD3"/>
    <w:rsid w:val="00B63EA8"/>
    <w:rsid w:val="00B64392"/>
    <w:rsid w:val="00B65B5C"/>
    <w:rsid w:val="00B67108"/>
    <w:rsid w:val="00B6750F"/>
    <w:rsid w:val="00B67FF9"/>
    <w:rsid w:val="00B71295"/>
    <w:rsid w:val="00B71318"/>
    <w:rsid w:val="00B7160F"/>
    <w:rsid w:val="00B7162E"/>
    <w:rsid w:val="00B72F62"/>
    <w:rsid w:val="00B73F5C"/>
    <w:rsid w:val="00B741C5"/>
    <w:rsid w:val="00B744EA"/>
    <w:rsid w:val="00B74714"/>
    <w:rsid w:val="00B74BC3"/>
    <w:rsid w:val="00B74C08"/>
    <w:rsid w:val="00B74DD1"/>
    <w:rsid w:val="00B751FF"/>
    <w:rsid w:val="00B75777"/>
    <w:rsid w:val="00B76600"/>
    <w:rsid w:val="00B76832"/>
    <w:rsid w:val="00B77552"/>
    <w:rsid w:val="00B77841"/>
    <w:rsid w:val="00B77888"/>
    <w:rsid w:val="00B77949"/>
    <w:rsid w:val="00B77B93"/>
    <w:rsid w:val="00B8004F"/>
    <w:rsid w:val="00B80BE4"/>
    <w:rsid w:val="00B80EB2"/>
    <w:rsid w:val="00B817BA"/>
    <w:rsid w:val="00B8227E"/>
    <w:rsid w:val="00B82A97"/>
    <w:rsid w:val="00B84604"/>
    <w:rsid w:val="00B864B8"/>
    <w:rsid w:val="00B8696C"/>
    <w:rsid w:val="00B86E45"/>
    <w:rsid w:val="00B8716E"/>
    <w:rsid w:val="00B871F6"/>
    <w:rsid w:val="00B913AC"/>
    <w:rsid w:val="00B91AE3"/>
    <w:rsid w:val="00B92AF4"/>
    <w:rsid w:val="00B93FD0"/>
    <w:rsid w:val="00B94589"/>
    <w:rsid w:val="00B94918"/>
    <w:rsid w:val="00B9493C"/>
    <w:rsid w:val="00B95BFC"/>
    <w:rsid w:val="00B96790"/>
    <w:rsid w:val="00BA19C1"/>
    <w:rsid w:val="00BA24C6"/>
    <w:rsid w:val="00BA334C"/>
    <w:rsid w:val="00BA4607"/>
    <w:rsid w:val="00BA4B5D"/>
    <w:rsid w:val="00BA7010"/>
    <w:rsid w:val="00BA78DE"/>
    <w:rsid w:val="00BA7E2E"/>
    <w:rsid w:val="00BB0991"/>
    <w:rsid w:val="00BB1465"/>
    <w:rsid w:val="00BB30B2"/>
    <w:rsid w:val="00BB398A"/>
    <w:rsid w:val="00BB4A08"/>
    <w:rsid w:val="00BB4F3E"/>
    <w:rsid w:val="00BB652A"/>
    <w:rsid w:val="00BB6D26"/>
    <w:rsid w:val="00BB7248"/>
    <w:rsid w:val="00BB72E6"/>
    <w:rsid w:val="00BB73C3"/>
    <w:rsid w:val="00BB7F0B"/>
    <w:rsid w:val="00BC00E6"/>
    <w:rsid w:val="00BC13C0"/>
    <w:rsid w:val="00BC1A8E"/>
    <w:rsid w:val="00BC3371"/>
    <w:rsid w:val="00BC3852"/>
    <w:rsid w:val="00BC41F7"/>
    <w:rsid w:val="00BC4FE3"/>
    <w:rsid w:val="00BC61C9"/>
    <w:rsid w:val="00BC6A0F"/>
    <w:rsid w:val="00BC70D0"/>
    <w:rsid w:val="00BC75BF"/>
    <w:rsid w:val="00BC7A22"/>
    <w:rsid w:val="00BD12DA"/>
    <w:rsid w:val="00BD1CF7"/>
    <w:rsid w:val="00BD1D11"/>
    <w:rsid w:val="00BD1E60"/>
    <w:rsid w:val="00BD3348"/>
    <w:rsid w:val="00BD3E13"/>
    <w:rsid w:val="00BD3F76"/>
    <w:rsid w:val="00BD5E56"/>
    <w:rsid w:val="00BD6103"/>
    <w:rsid w:val="00BD6314"/>
    <w:rsid w:val="00BD67D0"/>
    <w:rsid w:val="00BD69B8"/>
    <w:rsid w:val="00BD7E7C"/>
    <w:rsid w:val="00BD7F4C"/>
    <w:rsid w:val="00BD7F92"/>
    <w:rsid w:val="00BE0645"/>
    <w:rsid w:val="00BE1534"/>
    <w:rsid w:val="00BE1A6E"/>
    <w:rsid w:val="00BE1AA1"/>
    <w:rsid w:val="00BE1CA3"/>
    <w:rsid w:val="00BE2FBC"/>
    <w:rsid w:val="00BE40EF"/>
    <w:rsid w:val="00BE55DD"/>
    <w:rsid w:val="00BE6160"/>
    <w:rsid w:val="00BE6646"/>
    <w:rsid w:val="00BE7141"/>
    <w:rsid w:val="00BE77F1"/>
    <w:rsid w:val="00BE7A44"/>
    <w:rsid w:val="00BF120E"/>
    <w:rsid w:val="00BF2622"/>
    <w:rsid w:val="00BF27E4"/>
    <w:rsid w:val="00BF2B2B"/>
    <w:rsid w:val="00BF2BB8"/>
    <w:rsid w:val="00BF3D13"/>
    <w:rsid w:val="00BF4138"/>
    <w:rsid w:val="00BF5220"/>
    <w:rsid w:val="00BF5842"/>
    <w:rsid w:val="00BF58EF"/>
    <w:rsid w:val="00BF63E6"/>
    <w:rsid w:val="00BF6416"/>
    <w:rsid w:val="00BF787D"/>
    <w:rsid w:val="00C0004D"/>
    <w:rsid w:val="00C00C1A"/>
    <w:rsid w:val="00C01208"/>
    <w:rsid w:val="00C03453"/>
    <w:rsid w:val="00C03D7A"/>
    <w:rsid w:val="00C05C59"/>
    <w:rsid w:val="00C065C6"/>
    <w:rsid w:val="00C076A1"/>
    <w:rsid w:val="00C07870"/>
    <w:rsid w:val="00C10922"/>
    <w:rsid w:val="00C113E0"/>
    <w:rsid w:val="00C11777"/>
    <w:rsid w:val="00C1281F"/>
    <w:rsid w:val="00C12878"/>
    <w:rsid w:val="00C129DF"/>
    <w:rsid w:val="00C12B4F"/>
    <w:rsid w:val="00C12D45"/>
    <w:rsid w:val="00C12EBC"/>
    <w:rsid w:val="00C15496"/>
    <w:rsid w:val="00C205A7"/>
    <w:rsid w:val="00C20AB4"/>
    <w:rsid w:val="00C222AD"/>
    <w:rsid w:val="00C224EE"/>
    <w:rsid w:val="00C2322D"/>
    <w:rsid w:val="00C23606"/>
    <w:rsid w:val="00C23DBC"/>
    <w:rsid w:val="00C24123"/>
    <w:rsid w:val="00C24BB0"/>
    <w:rsid w:val="00C25914"/>
    <w:rsid w:val="00C2759F"/>
    <w:rsid w:val="00C319F8"/>
    <w:rsid w:val="00C3322D"/>
    <w:rsid w:val="00C33C71"/>
    <w:rsid w:val="00C34C0B"/>
    <w:rsid w:val="00C35126"/>
    <w:rsid w:val="00C3542D"/>
    <w:rsid w:val="00C36C0D"/>
    <w:rsid w:val="00C36EEF"/>
    <w:rsid w:val="00C3715F"/>
    <w:rsid w:val="00C3782F"/>
    <w:rsid w:val="00C37855"/>
    <w:rsid w:val="00C41069"/>
    <w:rsid w:val="00C42729"/>
    <w:rsid w:val="00C427B9"/>
    <w:rsid w:val="00C476F5"/>
    <w:rsid w:val="00C47767"/>
    <w:rsid w:val="00C5026A"/>
    <w:rsid w:val="00C50B0E"/>
    <w:rsid w:val="00C50E2C"/>
    <w:rsid w:val="00C513AB"/>
    <w:rsid w:val="00C5187D"/>
    <w:rsid w:val="00C51DC3"/>
    <w:rsid w:val="00C51FC1"/>
    <w:rsid w:val="00C52974"/>
    <w:rsid w:val="00C54303"/>
    <w:rsid w:val="00C5507A"/>
    <w:rsid w:val="00C55F82"/>
    <w:rsid w:val="00C608D5"/>
    <w:rsid w:val="00C60F4E"/>
    <w:rsid w:val="00C60F68"/>
    <w:rsid w:val="00C61F68"/>
    <w:rsid w:val="00C63253"/>
    <w:rsid w:val="00C6329F"/>
    <w:rsid w:val="00C64B81"/>
    <w:rsid w:val="00C6533E"/>
    <w:rsid w:val="00C65454"/>
    <w:rsid w:val="00C65B60"/>
    <w:rsid w:val="00C65BA3"/>
    <w:rsid w:val="00C66801"/>
    <w:rsid w:val="00C66BE6"/>
    <w:rsid w:val="00C713F6"/>
    <w:rsid w:val="00C7149B"/>
    <w:rsid w:val="00C72265"/>
    <w:rsid w:val="00C7242E"/>
    <w:rsid w:val="00C72A40"/>
    <w:rsid w:val="00C73A21"/>
    <w:rsid w:val="00C73F49"/>
    <w:rsid w:val="00C7468C"/>
    <w:rsid w:val="00C751C7"/>
    <w:rsid w:val="00C75B7D"/>
    <w:rsid w:val="00C80E6E"/>
    <w:rsid w:val="00C81969"/>
    <w:rsid w:val="00C81B04"/>
    <w:rsid w:val="00C81DB1"/>
    <w:rsid w:val="00C825C3"/>
    <w:rsid w:val="00C85EDD"/>
    <w:rsid w:val="00C86537"/>
    <w:rsid w:val="00C87823"/>
    <w:rsid w:val="00C90837"/>
    <w:rsid w:val="00C912E7"/>
    <w:rsid w:val="00C92470"/>
    <w:rsid w:val="00C924ED"/>
    <w:rsid w:val="00C9367F"/>
    <w:rsid w:val="00C977C8"/>
    <w:rsid w:val="00C97D0A"/>
    <w:rsid w:val="00CA0D63"/>
    <w:rsid w:val="00CA0FFC"/>
    <w:rsid w:val="00CA445C"/>
    <w:rsid w:val="00CA5596"/>
    <w:rsid w:val="00CA61BA"/>
    <w:rsid w:val="00CA6315"/>
    <w:rsid w:val="00CA6649"/>
    <w:rsid w:val="00CA6E8A"/>
    <w:rsid w:val="00CB1186"/>
    <w:rsid w:val="00CB152E"/>
    <w:rsid w:val="00CB18FB"/>
    <w:rsid w:val="00CB39C6"/>
    <w:rsid w:val="00CB4974"/>
    <w:rsid w:val="00CB5549"/>
    <w:rsid w:val="00CB597D"/>
    <w:rsid w:val="00CB5FD7"/>
    <w:rsid w:val="00CB6503"/>
    <w:rsid w:val="00CB6919"/>
    <w:rsid w:val="00CB7D3B"/>
    <w:rsid w:val="00CB7FA0"/>
    <w:rsid w:val="00CC02AE"/>
    <w:rsid w:val="00CC0C08"/>
    <w:rsid w:val="00CC0DF7"/>
    <w:rsid w:val="00CC1994"/>
    <w:rsid w:val="00CC240B"/>
    <w:rsid w:val="00CC26CD"/>
    <w:rsid w:val="00CC46B6"/>
    <w:rsid w:val="00CC4935"/>
    <w:rsid w:val="00CC5673"/>
    <w:rsid w:val="00CC6396"/>
    <w:rsid w:val="00CC64B3"/>
    <w:rsid w:val="00CC6A15"/>
    <w:rsid w:val="00CC6E77"/>
    <w:rsid w:val="00CC6E7A"/>
    <w:rsid w:val="00CC7842"/>
    <w:rsid w:val="00CD01B7"/>
    <w:rsid w:val="00CD09B5"/>
    <w:rsid w:val="00CD0AFF"/>
    <w:rsid w:val="00CD0B67"/>
    <w:rsid w:val="00CD24D8"/>
    <w:rsid w:val="00CD2A9D"/>
    <w:rsid w:val="00CD32FD"/>
    <w:rsid w:val="00CD5641"/>
    <w:rsid w:val="00CD56F0"/>
    <w:rsid w:val="00CD5804"/>
    <w:rsid w:val="00CD5958"/>
    <w:rsid w:val="00CD6FB7"/>
    <w:rsid w:val="00CD6FFC"/>
    <w:rsid w:val="00CD7073"/>
    <w:rsid w:val="00CD729E"/>
    <w:rsid w:val="00CD7938"/>
    <w:rsid w:val="00CE0927"/>
    <w:rsid w:val="00CE19CD"/>
    <w:rsid w:val="00CE1FF5"/>
    <w:rsid w:val="00CE2B0B"/>
    <w:rsid w:val="00CE3F93"/>
    <w:rsid w:val="00CE4042"/>
    <w:rsid w:val="00CE50A3"/>
    <w:rsid w:val="00CE69CE"/>
    <w:rsid w:val="00CE6F9B"/>
    <w:rsid w:val="00CE7FB7"/>
    <w:rsid w:val="00CF3359"/>
    <w:rsid w:val="00CF37A5"/>
    <w:rsid w:val="00CF394C"/>
    <w:rsid w:val="00CF3CBB"/>
    <w:rsid w:val="00CF555A"/>
    <w:rsid w:val="00CF587D"/>
    <w:rsid w:val="00CF5B59"/>
    <w:rsid w:val="00CF65D3"/>
    <w:rsid w:val="00CF6A60"/>
    <w:rsid w:val="00CF6DCF"/>
    <w:rsid w:val="00CF7870"/>
    <w:rsid w:val="00CF7DEE"/>
    <w:rsid w:val="00CF7E64"/>
    <w:rsid w:val="00D00542"/>
    <w:rsid w:val="00D0056B"/>
    <w:rsid w:val="00D00C96"/>
    <w:rsid w:val="00D00EE9"/>
    <w:rsid w:val="00D01B00"/>
    <w:rsid w:val="00D02B78"/>
    <w:rsid w:val="00D03311"/>
    <w:rsid w:val="00D0346C"/>
    <w:rsid w:val="00D054C9"/>
    <w:rsid w:val="00D05636"/>
    <w:rsid w:val="00D05DD8"/>
    <w:rsid w:val="00D05E37"/>
    <w:rsid w:val="00D05EA7"/>
    <w:rsid w:val="00D063D9"/>
    <w:rsid w:val="00D0712D"/>
    <w:rsid w:val="00D07216"/>
    <w:rsid w:val="00D07751"/>
    <w:rsid w:val="00D07B70"/>
    <w:rsid w:val="00D1064C"/>
    <w:rsid w:val="00D10800"/>
    <w:rsid w:val="00D12AD7"/>
    <w:rsid w:val="00D1354B"/>
    <w:rsid w:val="00D13FB2"/>
    <w:rsid w:val="00D169A4"/>
    <w:rsid w:val="00D218BE"/>
    <w:rsid w:val="00D2271C"/>
    <w:rsid w:val="00D23858"/>
    <w:rsid w:val="00D26FED"/>
    <w:rsid w:val="00D3020A"/>
    <w:rsid w:val="00D30408"/>
    <w:rsid w:val="00D30CC9"/>
    <w:rsid w:val="00D3426A"/>
    <w:rsid w:val="00D343CB"/>
    <w:rsid w:val="00D34542"/>
    <w:rsid w:val="00D3480F"/>
    <w:rsid w:val="00D34A53"/>
    <w:rsid w:val="00D34DF9"/>
    <w:rsid w:val="00D37281"/>
    <w:rsid w:val="00D37290"/>
    <w:rsid w:val="00D37A89"/>
    <w:rsid w:val="00D413BB"/>
    <w:rsid w:val="00D41D3F"/>
    <w:rsid w:val="00D42E01"/>
    <w:rsid w:val="00D46698"/>
    <w:rsid w:val="00D46B23"/>
    <w:rsid w:val="00D47621"/>
    <w:rsid w:val="00D47B9B"/>
    <w:rsid w:val="00D5036E"/>
    <w:rsid w:val="00D518F1"/>
    <w:rsid w:val="00D52BB6"/>
    <w:rsid w:val="00D5358B"/>
    <w:rsid w:val="00D53BE6"/>
    <w:rsid w:val="00D543CC"/>
    <w:rsid w:val="00D547BE"/>
    <w:rsid w:val="00D5532C"/>
    <w:rsid w:val="00D556FE"/>
    <w:rsid w:val="00D55A73"/>
    <w:rsid w:val="00D56124"/>
    <w:rsid w:val="00D56E14"/>
    <w:rsid w:val="00D57536"/>
    <w:rsid w:val="00D629D3"/>
    <w:rsid w:val="00D63E8A"/>
    <w:rsid w:val="00D63EA2"/>
    <w:rsid w:val="00D64707"/>
    <w:rsid w:val="00D6692E"/>
    <w:rsid w:val="00D66F8A"/>
    <w:rsid w:val="00D6736C"/>
    <w:rsid w:val="00D673E7"/>
    <w:rsid w:val="00D717F9"/>
    <w:rsid w:val="00D71AF5"/>
    <w:rsid w:val="00D72C95"/>
    <w:rsid w:val="00D72E3F"/>
    <w:rsid w:val="00D733EE"/>
    <w:rsid w:val="00D740F1"/>
    <w:rsid w:val="00D745D8"/>
    <w:rsid w:val="00D75A9A"/>
    <w:rsid w:val="00D77CBB"/>
    <w:rsid w:val="00D803EA"/>
    <w:rsid w:val="00D8170F"/>
    <w:rsid w:val="00D819F1"/>
    <w:rsid w:val="00D8375D"/>
    <w:rsid w:val="00D84315"/>
    <w:rsid w:val="00D85AED"/>
    <w:rsid w:val="00D8632E"/>
    <w:rsid w:val="00D8751C"/>
    <w:rsid w:val="00D9077F"/>
    <w:rsid w:val="00D90EA3"/>
    <w:rsid w:val="00D91303"/>
    <w:rsid w:val="00D91D0E"/>
    <w:rsid w:val="00D92B79"/>
    <w:rsid w:val="00D93380"/>
    <w:rsid w:val="00D94CA4"/>
    <w:rsid w:val="00D952F1"/>
    <w:rsid w:val="00D95B03"/>
    <w:rsid w:val="00D96F78"/>
    <w:rsid w:val="00D97E9B"/>
    <w:rsid w:val="00DA0901"/>
    <w:rsid w:val="00DA0F88"/>
    <w:rsid w:val="00DA139E"/>
    <w:rsid w:val="00DA16B3"/>
    <w:rsid w:val="00DA2A2A"/>
    <w:rsid w:val="00DA30E3"/>
    <w:rsid w:val="00DA3750"/>
    <w:rsid w:val="00DA3CD3"/>
    <w:rsid w:val="00DA42B5"/>
    <w:rsid w:val="00DA46C1"/>
    <w:rsid w:val="00DA46EB"/>
    <w:rsid w:val="00DA47A9"/>
    <w:rsid w:val="00DA5149"/>
    <w:rsid w:val="00DA5648"/>
    <w:rsid w:val="00DA5F14"/>
    <w:rsid w:val="00DA670F"/>
    <w:rsid w:val="00DA68B2"/>
    <w:rsid w:val="00DB02FB"/>
    <w:rsid w:val="00DB0AF4"/>
    <w:rsid w:val="00DB0FED"/>
    <w:rsid w:val="00DB1A11"/>
    <w:rsid w:val="00DB1B03"/>
    <w:rsid w:val="00DB1CBF"/>
    <w:rsid w:val="00DB2424"/>
    <w:rsid w:val="00DB28C8"/>
    <w:rsid w:val="00DB2D6B"/>
    <w:rsid w:val="00DB327F"/>
    <w:rsid w:val="00DB3B7E"/>
    <w:rsid w:val="00DB4712"/>
    <w:rsid w:val="00DB5134"/>
    <w:rsid w:val="00DB54C5"/>
    <w:rsid w:val="00DB58E0"/>
    <w:rsid w:val="00DB5958"/>
    <w:rsid w:val="00DB597C"/>
    <w:rsid w:val="00DB69D2"/>
    <w:rsid w:val="00DB773A"/>
    <w:rsid w:val="00DC0AE6"/>
    <w:rsid w:val="00DC0CE5"/>
    <w:rsid w:val="00DC1452"/>
    <w:rsid w:val="00DC22A0"/>
    <w:rsid w:val="00DC434B"/>
    <w:rsid w:val="00DC637B"/>
    <w:rsid w:val="00DC710C"/>
    <w:rsid w:val="00DC72DD"/>
    <w:rsid w:val="00DC74B3"/>
    <w:rsid w:val="00DC7578"/>
    <w:rsid w:val="00DD00A4"/>
    <w:rsid w:val="00DD0253"/>
    <w:rsid w:val="00DD1401"/>
    <w:rsid w:val="00DD4737"/>
    <w:rsid w:val="00DD5643"/>
    <w:rsid w:val="00DD58FE"/>
    <w:rsid w:val="00DD5BCF"/>
    <w:rsid w:val="00DD6042"/>
    <w:rsid w:val="00DD6B05"/>
    <w:rsid w:val="00DE0545"/>
    <w:rsid w:val="00DE0C70"/>
    <w:rsid w:val="00DE0CB7"/>
    <w:rsid w:val="00DE146F"/>
    <w:rsid w:val="00DE193D"/>
    <w:rsid w:val="00DE1F18"/>
    <w:rsid w:val="00DE29B4"/>
    <w:rsid w:val="00DE2F73"/>
    <w:rsid w:val="00DE4106"/>
    <w:rsid w:val="00DE4984"/>
    <w:rsid w:val="00DE4F49"/>
    <w:rsid w:val="00DE679B"/>
    <w:rsid w:val="00DE6E25"/>
    <w:rsid w:val="00DF06F3"/>
    <w:rsid w:val="00DF06FC"/>
    <w:rsid w:val="00DF0DAC"/>
    <w:rsid w:val="00DF2690"/>
    <w:rsid w:val="00DF310B"/>
    <w:rsid w:val="00DF4D14"/>
    <w:rsid w:val="00DF4FED"/>
    <w:rsid w:val="00DF5BF0"/>
    <w:rsid w:val="00DF742F"/>
    <w:rsid w:val="00DF754C"/>
    <w:rsid w:val="00DF79B9"/>
    <w:rsid w:val="00E005CE"/>
    <w:rsid w:val="00E008B1"/>
    <w:rsid w:val="00E0100A"/>
    <w:rsid w:val="00E028DE"/>
    <w:rsid w:val="00E03D3E"/>
    <w:rsid w:val="00E03EE3"/>
    <w:rsid w:val="00E04575"/>
    <w:rsid w:val="00E04F63"/>
    <w:rsid w:val="00E05247"/>
    <w:rsid w:val="00E05570"/>
    <w:rsid w:val="00E05D2E"/>
    <w:rsid w:val="00E0606E"/>
    <w:rsid w:val="00E061FA"/>
    <w:rsid w:val="00E06850"/>
    <w:rsid w:val="00E06ADD"/>
    <w:rsid w:val="00E07563"/>
    <w:rsid w:val="00E10EDF"/>
    <w:rsid w:val="00E11546"/>
    <w:rsid w:val="00E11854"/>
    <w:rsid w:val="00E120E0"/>
    <w:rsid w:val="00E12423"/>
    <w:rsid w:val="00E12DD9"/>
    <w:rsid w:val="00E13B28"/>
    <w:rsid w:val="00E14398"/>
    <w:rsid w:val="00E16692"/>
    <w:rsid w:val="00E16D08"/>
    <w:rsid w:val="00E1752E"/>
    <w:rsid w:val="00E2071C"/>
    <w:rsid w:val="00E213C9"/>
    <w:rsid w:val="00E22628"/>
    <w:rsid w:val="00E2411A"/>
    <w:rsid w:val="00E242E2"/>
    <w:rsid w:val="00E25DC6"/>
    <w:rsid w:val="00E2684D"/>
    <w:rsid w:val="00E302B3"/>
    <w:rsid w:val="00E31E73"/>
    <w:rsid w:val="00E321AB"/>
    <w:rsid w:val="00E33B5A"/>
    <w:rsid w:val="00E34A5F"/>
    <w:rsid w:val="00E35704"/>
    <w:rsid w:val="00E35FD0"/>
    <w:rsid w:val="00E4065B"/>
    <w:rsid w:val="00E4068A"/>
    <w:rsid w:val="00E408B2"/>
    <w:rsid w:val="00E4128A"/>
    <w:rsid w:val="00E417CC"/>
    <w:rsid w:val="00E428B4"/>
    <w:rsid w:val="00E45249"/>
    <w:rsid w:val="00E452F5"/>
    <w:rsid w:val="00E46693"/>
    <w:rsid w:val="00E47CAE"/>
    <w:rsid w:val="00E47CC9"/>
    <w:rsid w:val="00E513A7"/>
    <w:rsid w:val="00E518B4"/>
    <w:rsid w:val="00E51E31"/>
    <w:rsid w:val="00E529EA"/>
    <w:rsid w:val="00E5340C"/>
    <w:rsid w:val="00E541E5"/>
    <w:rsid w:val="00E543E2"/>
    <w:rsid w:val="00E54A5B"/>
    <w:rsid w:val="00E55017"/>
    <w:rsid w:val="00E5528D"/>
    <w:rsid w:val="00E56984"/>
    <w:rsid w:val="00E60B20"/>
    <w:rsid w:val="00E613DA"/>
    <w:rsid w:val="00E62200"/>
    <w:rsid w:val="00E62974"/>
    <w:rsid w:val="00E62CFD"/>
    <w:rsid w:val="00E63715"/>
    <w:rsid w:val="00E6386B"/>
    <w:rsid w:val="00E642B0"/>
    <w:rsid w:val="00E65C62"/>
    <w:rsid w:val="00E66D1D"/>
    <w:rsid w:val="00E6711F"/>
    <w:rsid w:val="00E67A9D"/>
    <w:rsid w:val="00E71B2F"/>
    <w:rsid w:val="00E71F7B"/>
    <w:rsid w:val="00E723CC"/>
    <w:rsid w:val="00E724F0"/>
    <w:rsid w:val="00E72AD1"/>
    <w:rsid w:val="00E735F8"/>
    <w:rsid w:val="00E736BC"/>
    <w:rsid w:val="00E738F5"/>
    <w:rsid w:val="00E7475C"/>
    <w:rsid w:val="00E7531E"/>
    <w:rsid w:val="00E75510"/>
    <w:rsid w:val="00E75C67"/>
    <w:rsid w:val="00E76941"/>
    <w:rsid w:val="00E76FAC"/>
    <w:rsid w:val="00E777CF"/>
    <w:rsid w:val="00E77E7D"/>
    <w:rsid w:val="00E80278"/>
    <w:rsid w:val="00E80CCE"/>
    <w:rsid w:val="00E814C5"/>
    <w:rsid w:val="00E82012"/>
    <w:rsid w:val="00E82C10"/>
    <w:rsid w:val="00E830E8"/>
    <w:rsid w:val="00E84C2C"/>
    <w:rsid w:val="00E85591"/>
    <w:rsid w:val="00E86AAB"/>
    <w:rsid w:val="00E871D5"/>
    <w:rsid w:val="00E90775"/>
    <w:rsid w:val="00E917CD"/>
    <w:rsid w:val="00E91EDB"/>
    <w:rsid w:val="00E920C8"/>
    <w:rsid w:val="00E9275C"/>
    <w:rsid w:val="00E9338F"/>
    <w:rsid w:val="00E93D7C"/>
    <w:rsid w:val="00E944CF"/>
    <w:rsid w:val="00E9468D"/>
    <w:rsid w:val="00E967E9"/>
    <w:rsid w:val="00E97637"/>
    <w:rsid w:val="00E978B5"/>
    <w:rsid w:val="00E97EE5"/>
    <w:rsid w:val="00EA1037"/>
    <w:rsid w:val="00EA15FE"/>
    <w:rsid w:val="00EA372B"/>
    <w:rsid w:val="00EA5244"/>
    <w:rsid w:val="00EA5834"/>
    <w:rsid w:val="00EA6B6E"/>
    <w:rsid w:val="00EA7469"/>
    <w:rsid w:val="00EA749B"/>
    <w:rsid w:val="00EA7860"/>
    <w:rsid w:val="00EB0903"/>
    <w:rsid w:val="00EB1604"/>
    <w:rsid w:val="00EB1760"/>
    <w:rsid w:val="00EB2970"/>
    <w:rsid w:val="00EB371F"/>
    <w:rsid w:val="00EB3A35"/>
    <w:rsid w:val="00EB4AFF"/>
    <w:rsid w:val="00EB4FD4"/>
    <w:rsid w:val="00EB55E9"/>
    <w:rsid w:val="00EB6A32"/>
    <w:rsid w:val="00EB6D76"/>
    <w:rsid w:val="00EB73F6"/>
    <w:rsid w:val="00EB7A08"/>
    <w:rsid w:val="00EC0D20"/>
    <w:rsid w:val="00EC1455"/>
    <w:rsid w:val="00EC1456"/>
    <w:rsid w:val="00EC145C"/>
    <w:rsid w:val="00EC1502"/>
    <w:rsid w:val="00EC1626"/>
    <w:rsid w:val="00EC191B"/>
    <w:rsid w:val="00EC2010"/>
    <w:rsid w:val="00EC2E95"/>
    <w:rsid w:val="00EC2FD2"/>
    <w:rsid w:val="00EC4123"/>
    <w:rsid w:val="00EC49C0"/>
    <w:rsid w:val="00EC4BE3"/>
    <w:rsid w:val="00EC5410"/>
    <w:rsid w:val="00EC5580"/>
    <w:rsid w:val="00EC5CB5"/>
    <w:rsid w:val="00EC6C0A"/>
    <w:rsid w:val="00EC6C2E"/>
    <w:rsid w:val="00EC77FE"/>
    <w:rsid w:val="00ED0C67"/>
    <w:rsid w:val="00ED13FC"/>
    <w:rsid w:val="00ED22AE"/>
    <w:rsid w:val="00ED2AF5"/>
    <w:rsid w:val="00ED2EC4"/>
    <w:rsid w:val="00ED3F24"/>
    <w:rsid w:val="00ED51A0"/>
    <w:rsid w:val="00ED778B"/>
    <w:rsid w:val="00ED7CCD"/>
    <w:rsid w:val="00EE02B4"/>
    <w:rsid w:val="00EE0D66"/>
    <w:rsid w:val="00EE10AF"/>
    <w:rsid w:val="00EE1358"/>
    <w:rsid w:val="00EE2870"/>
    <w:rsid w:val="00EE6051"/>
    <w:rsid w:val="00EE67B4"/>
    <w:rsid w:val="00EE6A2C"/>
    <w:rsid w:val="00EE793B"/>
    <w:rsid w:val="00EE7B3C"/>
    <w:rsid w:val="00EF04C2"/>
    <w:rsid w:val="00EF088C"/>
    <w:rsid w:val="00EF15AF"/>
    <w:rsid w:val="00EF18DD"/>
    <w:rsid w:val="00EF1F12"/>
    <w:rsid w:val="00EF38B8"/>
    <w:rsid w:val="00EF422C"/>
    <w:rsid w:val="00EF55F9"/>
    <w:rsid w:val="00EF5651"/>
    <w:rsid w:val="00EF6040"/>
    <w:rsid w:val="00EF70D6"/>
    <w:rsid w:val="00EF7E29"/>
    <w:rsid w:val="00F01769"/>
    <w:rsid w:val="00F0252F"/>
    <w:rsid w:val="00F02C48"/>
    <w:rsid w:val="00F03894"/>
    <w:rsid w:val="00F03CE5"/>
    <w:rsid w:val="00F04956"/>
    <w:rsid w:val="00F04CF3"/>
    <w:rsid w:val="00F05205"/>
    <w:rsid w:val="00F0541C"/>
    <w:rsid w:val="00F05E22"/>
    <w:rsid w:val="00F0618F"/>
    <w:rsid w:val="00F07811"/>
    <w:rsid w:val="00F07966"/>
    <w:rsid w:val="00F1071B"/>
    <w:rsid w:val="00F12370"/>
    <w:rsid w:val="00F12F33"/>
    <w:rsid w:val="00F132CD"/>
    <w:rsid w:val="00F136D5"/>
    <w:rsid w:val="00F138F1"/>
    <w:rsid w:val="00F14B05"/>
    <w:rsid w:val="00F15725"/>
    <w:rsid w:val="00F161B9"/>
    <w:rsid w:val="00F16331"/>
    <w:rsid w:val="00F16465"/>
    <w:rsid w:val="00F207C2"/>
    <w:rsid w:val="00F20BB6"/>
    <w:rsid w:val="00F21C12"/>
    <w:rsid w:val="00F22784"/>
    <w:rsid w:val="00F22A44"/>
    <w:rsid w:val="00F2380A"/>
    <w:rsid w:val="00F2448B"/>
    <w:rsid w:val="00F247BE"/>
    <w:rsid w:val="00F24B26"/>
    <w:rsid w:val="00F26203"/>
    <w:rsid w:val="00F27706"/>
    <w:rsid w:val="00F27BCF"/>
    <w:rsid w:val="00F27FCA"/>
    <w:rsid w:val="00F30F1D"/>
    <w:rsid w:val="00F314A0"/>
    <w:rsid w:val="00F31AE8"/>
    <w:rsid w:val="00F33DFA"/>
    <w:rsid w:val="00F36C06"/>
    <w:rsid w:val="00F41721"/>
    <w:rsid w:val="00F41F05"/>
    <w:rsid w:val="00F42292"/>
    <w:rsid w:val="00F42962"/>
    <w:rsid w:val="00F42D3E"/>
    <w:rsid w:val="00F432E6"/>
    <w:rsid w:val="00F439B8"/>
    <w:rsid w:val="00F4449F"/>
    <w:rsid w:val="00F45F6D"/>
    <w:rsid w:val="00F46644"/>
    <w:rsid w:val="00F46E61"/>
    <w:rsid w:val="00F471D3"/>
    <w:rsid w:val="00F47282"/>
    <w:rsid w:val="00F50B3C"/>
    <w:rsid w:val="00F516EE"/>
    <w:rsid w:val="00F51FD0"/>
    <w:rsid w:val="00F5296F"/>
    <w:rsid w:val="00F530C4"/>
    <w:rsid w:val="00F53731"/>
    <w:rsid w:val="00F539C8"/>
    <w:rsid w:val="00F53BE7"/>
    <w:rsid w:val="00F564D1"/>
    <w:rsid w:val="00F56F33"/>
    <w:rsid w:val="00F60CE5"/>
    <w:rsid w:val="00F62458"/>
    <w:rsid w:val="00F62D9C"/>
    <w:rsid w:val="00F631F8"/>
    <w:rsid w:val="00F6383C"/>
    <w:rsid w:val="00F64CAC"/>
    <w:rsid w:val="00F6672E"/>
    <w:rsid w:val="00F7005C"/>
    <w:rsid w:val="00F72280"/>
    <w:rsid w:val="00F7346E"/>
    <w:rsid w:val="00F734B1"/>
    <w:rsid w:val="00F73F21"/>
    <w:rsid w:val="00F74D4B"/>
    <w:rsid w:val="00F74D75"/>
    <w:rsid w:val="00F75919"/>
    <w:rsid w:val="00F76568"/>
    <w:rsid w:val="00F768F8"/>
    <w:rsid w:val="00F76E09"/>
    <w:rsid w:val="00F771E4"/>
    <w:rsid w:val="00F77961"/>
    <w:rsid w:val="00F779B4"/>
    <w:rsid w:val="00F808FD"/>
    <w:rsid w:val="00F80AA4"/>
    <w:rsid w:val="00F81D93"/>
    <w:rsid w:val="00F826D5"/>
    <w:rsid w:val="00F838B9"/>
    <w:rsid w:val="00F8490D"/>
    <w:rsid w:val="00F8582E"/>
    <w:rsid w:val="00F86E04"/>
    <w:rsid w:val="00F9233A"/>
    <w:rsid w:val="00F92493"/>
    <w:rsid w:val="00F92996"/>
    <w:rsid w:val="00F92BBD"/>
    <w:rsid w:val="00F92DE4"/>
    <w:rsid w:val="00F9459F"/>
    <w:rsid w:val="00F9543A"/>
    <w:rsid w:val="00F95520"/>
    <w:rsid w:val="00F957BF"/>
    <w:rsid w:val="00F95993"/>
    <w:rsid w:val="00F95AFB"/>
    <w:rsid w:val="00F96516"/>
    <w:rsid w:val="00F967D5"/>
    <w:rsid w:val="00FA02AB"/>
    <w:rsid w:val="00FA0525"/>
    <w:rsid w:val="00FA1D67"/>
    <w:rsid w:val="00FA1FA1"/>
    <w:rsid w:val="00FA2EE3"/>
    <w:rsid w:val="00FA3010"/>
    <w:rsid w:val="00FA4330"/>
    <w:rsid w:val="00FA5D5A"/>
    <w:rsid w:val="00FA5D8F"/>
    <w:rsid w:val="00FA5EAF"/>
    <w:rsid w:val="00FA6030"/>
    <w:rsid w:val="00FA638D"/>
    <w:rsid w:val="00FA64F0"/>
    <w:rsid w:val="00FA6907"/>
    <w:rsid w:val="00FA7AB6"/>
    <w:rsid w:val="00FB01E1"/>
    <w:rsid w:val="00FB0787"/>
    <w:rsid w:val="00FB07BD"/>
    <w:rsid w:val="00FB17BF"/>
    <w:rsid w:val="00FB2EC9"/>
    <w:rsid w:val="00FB32A1"/>
    <w:rsid w:val="00FB34B0"/>
    <w:rsid w:val="00FB38AF"/>
    <w:rsid w:val="00FB3E08"/>
    <w:rsid w:val="00FB45F5"/>
    <w:rsid w:val="00FB488F"/>
    <w:rsid w:val="00FB4C87"/>
    <w:rsid w:val="00FB4DCC"/>
    <w:rsid w:val="00FB4F95"/>
    <w:rsid w:val="00FB68CE"/>
    <w:rsid w:val="00FB702B"/>
    <w:rsid w:val="00FB7BC4"/>
    <w:rsid w:val="00FC30A4"/>
    <w:rsid w:val="00FC32EA"/>
    <w:rsid w:val="00FC332D"/>
    <w:rsid w:val="00FC433C"/>
    <w:rsid w:val="00FC5C0A"/>
    <w:rsid w:val="00FC6155"/>
    <w:rsid w:val="00FC6EC4"/>
    <w:rsid w:val="00FC752A"/>
    <w:rsid w:val="00FD09CA"/>
    <w:rsid w:val="00FD185B"/>
    <w:rsid w:val="00FD482A"/>
    <w:rsid w:val="00FD52C1"/>
    <w:rsid w:val="00FD56CB"/>
    <w:rsid w:val="00FD570D"/>
    <w:rsid w:val="00FD577C"/>
    <w:rsid w:val="00FD5A19"/>
    <w:rsid w:val="00FD70FC"/>
    <w:rsid w:val="00FD72FE"/>
    <w:rsid w:val="00FE0FDD"/>
    <w:rsid w:val="00FE1300"/>
    <w:rsid w:val="00FE2881"/>
    <w:rsid w:val="00FE2E44"/>
    <w:rsid w:val="00FE3999"/>
    <w:rsid w:val="00FE631A"/>
    <w:rsid w:val="00FE7EFC"/>
    <w:rsid w:val="00FF01AC"/>
    <w:rsid w:val="00FF0536"/>
    <w:rsid w:val="00FF07B1"/>
    <w:rsid w:val="00FF206C"/>
    <w:rsid w:val="00FF3F0B"/>
    <w:rsid w:val="00FF444B"/>
    <w:rsid w:val="00FF5CE1"/>
    <w:rsid w:val="00FF60E6"/>
    <w:rsid w:val="00FF6D7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semiHidden="1" w:unhideWhenUsed="1" w:qFormat="1"/>
    <w:lsdException w:name="table of figures" w:uiPriority="99"/>
    <w:lsdException w:name="footnote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547BE"/>
    <w:pPr>
      <w:spacing w:before="60" w:after="60"/>
      <w:jc w:val="both"/>
    </w:pPr>
    <w:rPr>
      <w:rFonts w:ascii="Arial" w:hAnsi="Arial"/>
      <w:sz w:val="24"/>
    </w:rPr>
  </w:style>
  <w:style w:type="paragraph" w:styleId="Titre1">
    <w:name w:val="heading 1"/>
    <w:basedOn w:val="Normal"/>
    <w:next w:val="Normal"/>
    <w:qFormat/>
    <w:rsid w:val="00D10800"/>
    <w:pPr>
      <w:keepNext/>
      <w:keepLines/>
      <w:numPr>
        <w:numId w:val="6"/>
      </w:numPr>
      <w:pBdr>
        <w:bottom w:val="single" w:sz="18" w:space="1" w:color="C0C0C0"/>
      </w:pBdr>
      <w:tabs>
        <w:tab w:val="left" w:pos="567"/>
      </w:tabs>
      <w:spacing w:after="240"/>
      <w:jc w:val="left"/>
      <w:outlineLvl w:val="0"/>
    </w:pPr>
    <w:rPr>
      <w:b/>
      <w:caps/>
      <w:color w:val="0000FF"/>
      <w:u w:color="C0C0C0"/>
    </w:rPr>
  </w:style>
  <w:style w:type="paragraph" w:styleId="Titre2">
    <w:name w:val="heading 2"/>
    <w:basedOn w:val="Normal"/>
    <w:next w:val="Normal"/>
    <w:qFormat/>
    <w:rsid w:val="00D10800"/>
    <w:pPr>
      <w:keepNext/>
      <w:keepLines/>
      <w:numPr>
        <w:ilvl w:val="1"/>
        <w:numId w:val="6"/>
      </w:numPr>
      <w:spacing w:before="240" w:after="240"/>
      <w:jc w:val="left"/>
      <w:outlineLvl w:val="1"/>
    </w:pPr>
    <w:rPr>
      <w:b/>
      <w:i/>
      <w:caps/>
      <w:color w:val="0000FF"/>
      <w:sz w:val="22"/>
    </w:rPr>
  </w:style>
  <w:style w:type="paragraph" w:styleId="Titre3">
    <w:name w:val="heading 3"/>
    <w:basedOn w:val="Normal"/>
    <w:next w:val="Normal"/>
    <w:qFormat/>
    <w:rsid w:val="004F47E7"/>
    <w:pPr>
      <w:keepNext/>
      <w:keepLines/>
      <w:numPr>
        <w:ilvl w:val="2"/>
        <w:numId w:val="6"/>
      </w:numPr>
      <w:tabs>
        <w:tab w:val="clear" w:pos="0"/>
        <w:tab w:val="left" w:pos="709"/>
      </w:tabs>
      <w:spacing w:before="120" w:after="120"/>
      <w:ind w:left="567" w:hanging="567"/>
      <w:outlineLvl w:val="2"/>
    </w:pPr>
    <w:rPr>
      <w:b/>
      <w:color w:val="0000FF"/>
      <w:sz w:val="22"/>
      <w:u w:val="single"/>
    </w:rPr>
  </w:style>
  <w:style w:type="paragraph" w:styleId="Titre4">
    <w:name w:val="heading 4"/>
    <w:basedOn w:val="Normal"/>
    <w:next w:val="Normal"/>
    <w:qFormat/>
    <w:rsid w:val="004F47E7"/>
    <w:pPr>
      <w:keepNext/>
      <w:keepLines/>
      <w:numPr>
        <w:ilvl w:val="3"/>
        <w:numId w:val="6"/>
      </w:numPr>
      <w:spacing w:before="120" w:after="120"/>
      <w:outlineLvl w:val="3"/>
    </w:pPr>
    <w:rPr>
      <w:b/>
      <w:color w:val="0000FF"/>
      <w:sz w:val="22"/>
    </w:rPr>
  </w:style>
  <w:style w:type="paragraph" w:styleId="Titre5">
    <w:name w:val="heading 5"/>
    <w:basedOn w:val="Normal"/>
    <w:next w:val="Normal"/>
    <w:qFormat/>
    <w:rsid w:val="00D10800"/>
    <w:pPr>
      <w:keepNext/>
      <w:keepLines/>
      <w:numPr>
        <w:ilvl w:val="4"/>
        <w:numId w:val="6"/>
      </w:numPr>
      <w:tabs>
        <w:tab w:val="left" w:pos="1021"/>
      </w:tabs>
      <w:spacing w:before="240" w:after="120"/>
      <w:outlineLvl w:val="4"/>
    </w:pPr>
    <w:rPr>
      <w:i/>
      <w:color w:val="0000FF"/>
      <w:sz w:val="18"/>
    </w:rPr>
  </w:style>
  <w:style w:type="paragraph" w:styleId="Titre6">
    <w:name w:val="heading 6"/>
    <w:basedOn w:val="Normal"/>
    <w:next w:val="Normal"/>
    <w:qFormat/>
    <w:rsid w:val="00D10800"/>
    <w:pPr>
      <w:numPr>
        <w:ilvl w:val="5"/>
        <w:numId w:val="6"/>
      </w:numPr>
      <w:tabs>
        <w:tab w:val="left" w:pos="1009"/>
      </w:tabs>
      <w:spacing w:before="120" w:after="120"/>
      <w:outlineLvl w:val="5"/>
    </w:pPr>
    <w:rPr>
      <w:color w:val="0000FF"/>
      <w:sz w:val="18"/>
      <w:lang w:val="en-GB"/>
    </w:rPr>
  </w:style>
  <w:style w:type="paragraph" w:styleId="Titre7">
    <w:name w:val="heading 7"/>
    <w:basedOn w:val="Normal"/>
    <w:next w:val="Normal"/>
    <w:qFormat/>
    <w:rsid w:val="00D10800"/>
    <w:pPr>
      <w:keepNext/>
      <w:keepLines/>
      <w:widowControl w:val="0"/>
      <w:numPr>
        <w:ilvl w:val="6"/>
        <w:numId w:val="6"/>
      </w:numPr>
      <w:tabs>
        <w:tab w:val="left" w:pos="1134"/>
      </w:tabs>
      <w:spacing w:before="120" w:after="120"/>
      <w:outlineLvl w:val="6"/>
    </w:pPr>
    <w:rPr>
      <w:i/>
      <w:color w:val="0000FF"/>
      <w:sz w:val="18"/>
    </w:rPr>
  </w:style>
  <w:style w:type="paragraph" w:styleId="Titre8">
    <w:name w:val="heading 8"/>
    <w:basedOn w:val="Normal"/>
    <w:next w:val="Normal"/>
    <w:qFormat/>
    <w:rsid w:val="00D10800"/>
    <w:pPr>
      <w:keepLines/>
      <w:widowControl w:val="0"/>
      <w:numPr>
        <w:ilvl w:val="7"/>
        <w:numId w:val="6"/>
      </w:numPr>
      <w:outlineLvl w:val="7"/>
    </w:pPr>
    <w:rPr>
      <w:rFonts w:ascii="LinePrinter" w:hAnsi="LinePrinter"/>
      <w:i/>
    </w:rPr>
  </w:style>
  <w:style w:type="paragraph" w:styleId="Titre9">
    <w:name w:val="heading 9"/>
    <w:basedOn w:val="Normal"/>
    <w:next w:val="Normal"/>
    <w:qFormat/>
    <w:rsid w:val="00D10800"/>
    <w:pPr>
      <w:keepLines/>
      <w:widowControl w:val="0"/>
      <w:numPr>
        <w:ilvl w:val="8"/>
        <w:numId w:val="6"/>
      </w:numPr>
      <w:outlineLvl w:val="8"/>
    </w:pPr>
    <w:rPr>
      <w:b/>
      <w:color w:val="0000FF"/>
      <w:sz w:val="1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xemple">
    <w:name w:val="Exemple"/>
    <w:basedOn w:val="Normal"/>
    <w:rsid w:val="00D10800"/>
    <w:pPr>
      <w:ind w:left="284"/>
    </w:pPr>
    <w:rPr>
      <w:i/>
    </w:rPr>
  </w:style>
  <w:style w:type="paragraph" w:customStyle="1" w:styleId="puce1">
    <w:name w:val="puce 1"/>
    <w:basedOn w:val="Normal"/>
    <w:link w:val="puce1Car"/>
    <w:rsid w:val="00D10800"/>
    <w:pPr>
      <w:numPr>
        <w:numId w:val="1"/>
      </w:numPr>
    </w:pPr>
  </w:style>
  <w:style w:type="paragraph" w:customStyle="1" w:styleId="puce2">
    <w:name w:val="puce 2"/>
    <w:basedOn w:val="Normal"/>
    <w:rsid w:val="00D10800"/>
    <w:pPr>
      <w:numPr>
        <w:numId w:val="2"/>
      </w:numPr>
      <w:spacing w:before="20"/>
      <w:ind w:left="1349" w:hanging="357"/>
    </w:pPr>
  </w:style>
  <w:style w:type="paragraph" w:customStyle="1" w:styleId="puce3">
    <w:name w:val="puce 3"/>
    <w:basedOn w:val="Normal"/>
    <w:rsid w:val="00D10800"/>
    <w:pPr>
      <w:numPr>
        <w:numId w:val="3"/>
      </w:numPr>
      <w:spacing w:before="20" w:after="40"/>
      <w:ind w:left="2058" w:hanging="357"/>
    </w:pPr>
  </w:style>
  <w:style w:type="paragraph" w:customStyle="1" w:styleId="TableHeading">
    <w:name w:val="Table Heading"/>
    <w:basedOn w:val="Normal"/>
    <w:rsid w:val="00D10800"/>
    <w:pPr>
      <w:spacing w:before="40" w:after="40"/>
      <w:jc w:val="center"/>
    </w:pPr>
    <w:rPr>
      <w:b/>
    </w:rPr>
  </w:style>
  <w:style w:type="paragraph" w:customStyle="1" w:styleId="TableText">
    <w:name w:val="Table Text"/>
    <w:basedOn w:val="Normal"/>
    <w:rsid w:val="00D10800"/>
    <w:pPr>
      <w:spacing w:before="40" w:after="20"/>
    </w:pPr>
  </w:style>
  <w:style w:type="paragraph" w:styleId="TM1">
    <w:name w:val="toc 1"/>
    <w:basedOn w:val="Normal"/>
    <w:next w:val="Normal"/>
    <w:autoRedefine/>
    <w:uiPriority w:val="39"/>
    <w:rsid w:val="00D10800"/>
    <w:pPr>
      <w:tabs>
        <w:tab w:val="left" w:pos="442"/>
        <w:tab w:val="right" w:leader="dot" w:pos="9639"/>
      </w:tabs>
    </w:pPr>
    <w:rPr>
      <w:b/>
      <w:caps/>
      <w:noProof/>
    </w:rPr>
  </w:style>
  <w:style w:type="paragraph" w:styleId="TM2">
    <w:name w:val="toc 2"/>
    <w:basedOn w:val="Normal"/>
    <w:next w:val="Normal"/>
    <w:autoRedefine/>
    <w:uiPriority w:val="39"/>
    <w:rsid w:val="00715DBD"/>
    <w:pPr>
      <w:tabs>
        <w:tab w:val="left" w:pos="660"/>
        <w:tab w:val="right" w:leader="dot" w:pos="9639"/>
      </w:tabs>
      <w:spacing w:line="276" w:lineRule="auto"/>
      <w:ind w:left="221"/>
    </w:pPr>
    <w:rPr>
      <w:smallCaps/>
      <w:noProof/>
    </w:rPr>
  </w:style>
  <w:style w:type="paragraph" w:styleId="TM3">
    <w:name w:val="toc 3"/>
    <w:basedOn w:val="Normal"/>
    <w:next w:val="Normal"/>
    <w:autoRedefine/>
    <w:uiPriority w:val="39"/>
    <w:rsid w:val="00D10800"/>
    <w:pPr>
      <w:tabs>
        <w:tab w:val="left" w:pos="1100"/>
        <w:tab w:val="right" w:leader="dot" w:pos="9639"/>
      </w:tabs>
      <w:spacing w:after="40"/>
      <w:ind w:left="442"/>
    </w:pPr>
    <w:rPr>
      <w:i/>
      <w:noProof/>
    </w:rPr>
  </w:style>
  <w:style w:type="paragraph" w:styleId="TM4">
    <w:name w:val="toc 4"/>
    <w:basedOn w:val="Normal"/>
    <w:next w:val="Normal"/>
    <w:autoRedefine/>
    <w:uiPriority w:val="39"/>
    <w:rsid w:val="00D10800"/>
    <w:pPr>
      <w:tabs>
        <w:tab w:val="left" w:pos="1320"/>
        <w:tab w:val="right" w:leader="dot" w:pos="9629"/>
      </w:tabs>
      <w:spacing w:before="40" w:after="40"/>
      <w:ind w:left="658"/>
    </w:pPr>
    <w:rPr>
      <w:noProof/>
      <w:sz w:val="16"/>
    </w:rPr>
  </w:style>
  <w:style w:type="paragraph" w:styleId="TM5">
    <w:name w:val="toc 5"/>
    <w:basedOn w:val="Normal"/>
    <w:next w:val="Normal"/>
    <w:autoRedefine/>
    <w:semiHidden/>
    <w:rsid w:val="00D10800"/>
    <w:pPr>
      <w:spacing w:before="120"/>
      <w:ind w:left="880"/>
    </w:pPr>
    <w:rPr>
      <w:sz w:val="16"/>
    </w:rPr>
  </w:style>
  <w:style w:type="paragraph" w:styleId="TM6">
    <w:name w:val="toc 6"/>
    <w:basedOn w:val="Normal"/>
    <w:next w:val="Normal"/>
    <w:autoRedefine/>
    <w:semiHidden/>
    <w:rsid w:val="00D10800"/>
    <w:pPr>
      <w:spacing w:before="120"/>
      <w:ind w:left="1100"/>
    </w:pPr>
    <w:rPr>
      <w:sz w:val="16"/>
    </w:rPr>
  </w:style>
  <w:style w:type="paragraph" w:styleId="En-tte">
    <w:name w:val="header"/>
    <w:basedOn w:val="Normal"/>
    <w:rsid w:val="00D10800"/>
    <w:pPr>
      <w:tabs>
        <w:tab w:val="left" w:pos="284"/>
        <w:tab w:val="left" w:pos="567"/>
        <w:tab w:val="center" w:pos="4703"/>
        <w:tab w:val="right" w:pos="9406"/>
      </w:tabs>
      <w:spacing w:before="0" w:after="0"/>
      <w:jc w:val="center"/>
    </w:pPr>
    <w:rPr>
      <w:sz w:val="18"/>
    </w:rPr>
  </w:style>
  <w:style w:type="paragraph" w:customStyle="1" w:styleId="Normalaprstbl">
    <w:name w:val="Normal après tbl"/>
    <w:basedOn w:val="Normal"/>
    <w:rsid w:val="00D10800"/>
    <w:pPr>
      <w:spacing w:before="180"/>
    </w:pPr>
  </w:style>
  <w:style w:type="paragraph" w:customStyle="1" w:styleId="Normalavttbl">
    <w:name w:val="Normal avt tbl"/>
    <w:basedOn w:val="Normal"/>
    <w:rsid w:val="00D10800"/>
    <w:pPr>
      <w:spacing w:after="180"/>
    </w:pPr>
  </w:style>
  <w:style w:type="paragraph" w:customStyle="1" w:styleId="puce4">
    <w:name w:val="puce 4"/>
    <w:basedOn w:val="Normal"/>
    <w:rsid w:val="00D10800"/>
    <w:pPr>
      <w:numPr>
        <w:numId w:val="4"/>
      </w:numPr>
      <w:spacing w:before="20" w:after="20"/>
      <w:ind w:left="2552"/>
    </w:pPr>
  </w:style>
  <w:style w:type="paragraph" w:styleId="Pieddepage">
    <w:name w:val="footer"/>
    <w:basedOn w:val="Normal"/>
    <w:rsid w:val="00D10800"/>
    <w:pPr>
      <w:tabs>
        <w:tab w:val="left" w:pos="284"/>
        <w:tab w:val="left" w:pos="567"/>
        <w:tab w:val="center" w:pos="4703"/>
        <w:tab w:val="right" w:pos="9406"/>
      </w:tabs>
      <w:spacing w:before="0" w:after="0"/>
    </w:pPr>
    <w:rPr>
      <w:sz w:val="16"/>
    </w:rPr>
  </w:style>
  <w:style w:type="paragraph" w:customStyle="1" w:styleId="Retrait1">
    <w:name w:val="Retrait 1"/>
    <w:basedOn w:val="Normal"/>
    <w:rsid w:val="00D10800"/>
    <w:pPr>
      <w:ind w:left="567"/>
    </w:pPr>
  </w:style>
  <w:style w:type="paragraph" w:customStyle="1" w:styleId="Retrait2">
    <w:name w:val="Retrait 2"/>
    <w:basedOn w:val="Normal"/>
    <w:rsid w:val="00D10800"/>
    <w:pPr>
      <w:ind w:left="1134"/>
    </w:pPr>
  </w:style>
  <w:style w:type="paragraph" w:customStyle="1" w:styleId="Retrait3">
    <w:name w:val="Retrait 3"/>
    <w:basedOn w:val="Normal"/>
    <w:rsid w:val="00D10800"/>
    <w:pPr>
      <w:ind w:left="1701"/>
    </w:pPr>
  </w:style>
  <w:style w:type="paragraph" w:customStyle="1" w:styleId="Titre2MM">
    <w:name w:val="Titre 2 MM"/>
    <w:basedOn w:val="Titre2"/>
    <w:rsid w:val="00D10800"/>
    <w:pPr>
      <w:numPr>
        <w:ilvl w:val="0"/>
        <w:numId w:val="0"/>
      </w:numPr>
      <w:spacing w:before="360"/>
    </w:pPr>
  </w:style>
  <w:style w:type="paragraph" w:customStyle="1" w:styleId="Retrait4">
    <w:name w:val="Retrait 4"/>
    <w:basedOn w:val="Normal"/>
    <w:rsid w:val="00D10800"/>
    <w:pPr>
      <w:ind w:left="2268"/>
    </w:pPr>
  </w:style>
  <w:style w:type="paragraph" w:styleId="Textedebulles">
    <w:name w:val="Balloon Text"/>
    <w:basedOn w:val="Normal"/>
    <w:semiHidden/>
    <w:rsid w:val="00D10800"/>
    <w:rPr>
      <w:rFonts w:ascii="Tahoma" w:hAnsi="Tahoma" w:cs="Tahoma"/>
      <w:sz w:val="16"/>
      <w:szCs w:val="16"/>
    </w:rPr>
  </w:style>
  <w:style w:type="paragraph" w:customStyle="1" w:styleId="En-tteLeft">
    <w:name w:val="En-tête_Left"/>
    <w:basedOn w:val="En-tte"/>
    <w:rsid w:val="00D10800"/>
    <w:pPr>
      <w:jc w:val="left"/>
    </w:pPr>
  </w:style>
  <w:style w:type="paragraph" w:customStyle="1" w:styleId="En-tteRight">
    <w:name w:val="En-tête_Right"/>
    <w:basedOn w:val="En-tte"/>
    <w:rsid w:val="00D10800"/>
    <w:pPr>
      <w:jc w:val="right"/>
    </w:pPr>
  </w:style>
  <w:style w:type="table" w:styleId="Grilledutableau">
    <w:name w:val="Table Grid"/>
    <w:basedOn w:val="TableauNormal"/>
    <w:rsid w:val="00D10800"/>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rsid w:val="00D10800"/>
    <w:rPr>
      <w:color w:val="0000FF"/>
      <w:u w:val="single"/>
    </w:rPr>
  </w:style>
  <w:style w:type="paragraph" w:styleId="Listepuces">
    <w:name w:val="List Bullet"/>
    <w:basedOn w:val="Normal"/>
    <w:rsid w:val="00D10800"/>
    <w:pPr>
      <w:numPr>
        <w:numId w:val="5"/>
      </w:numPr>
    </w:pPr>
  </w:style>
  <w:style w:type="paragraph" w:styleId="Titre">
    <w:name w:val="Title"/>
    <w:basedOn w:val="Normal"/>
    <w:next w:val="Normal"/>
    <w:qFormat/>
    <w:rsid w:val="00D10800"/>
    <w:pPr>
      <w:keepNext/>
      <w:keepLines/>
      <w:pageBreakBefore/>
      <w:tabs>
        <w:tab w:val="left" w:pos="284"/>
        <w:tab w:val="left" w:pos="567"/>
      </w:tabs>
      <w:spacing w:before="5000" w:after="120"/>
      <w:jc w:val="right"/>
    </w:pPr>
    <w:rPr>
      <w:rFonts w:cs="Arial"/>
      <w:b/>
      <w:bCs/>
      <w:i/>
      <w:caps/>
      <w:kern w:val="28"/>
      <w:sz w:val="40"/>
      <w:szCs w:val="32"/>
    </w:rPr>
  </w:style>
  <w:style w:type="paragraph" w:styleId="Titredenote">
    <w:name w:val="Note Heading"/>
    <w:basedOn w:val="Normal"/>
    <w:next w:val="Normal"/>
    <w:rsid w:val="00D10800"/>
  </w:style>
  <w:style w:type="character" w:customStyle="1" w:styleId="puce1Car">
    <w:name w:val="puce 1 Car"/>
    <w:basedOn w:val="Policepardfaut"/>
    <w:link w:val="puce1"/>
    <w:rsid w:val="00D10800"/>
    <w:rPr>
      <w:rFonts w:ascii="Arial" w:hAnsi="Arial"/>
      <w:sz w:val="24"/>
    </w:rPr>
  </w:style>
  <w:style w:type="paragraph" w:styleId="Explorateurdedocuments">
    <w:name w:val="Document Map"/>
    <w:basedOn w:val="Normal"/>
    <w:link w:val="ExplorateurdedocumentsCar"/>
    <w:rsid w:val="00827D12"/>
    <w:pPr>
      <w:spacing w:before="0" w:after="0"/>
    </w:pPr>
    <w:rPr>
      <w:rFonts w:ascii="Tahoma" w:hAnsi="Tahoma" w:cs="Tahoma"/>
      <w:sz w:val="16"/>
      <w:szCs w:val="16"/>
    </w:rPr>
  </w:style>
  <w:style w:type="character" w:customStyle="1" w:styleId="ExplorateurdedocumentsCar">
    <w:name w:val="Explorateur de documents Car"/>
    <w:basedOn w:val="Policepardfaut"/>
    <w:link w:val="Explorateurdedocuments"/>
    <w:rsid w:val="00827D12"/>
    <w:rPr>
      <w:rFonts w:ascii="Tahoma" w:hAnsi="Tahoma" w:cs="Tahoma"/>
      <w:sz w:val="16"/>
      <w:szCs w:val="16"/>
    </w:rPr>
  </w:style>
  <w:style w:type="paragraph" w:styleId="Paragraphedeliste">
    <w:name w:val="List Paragraph"/>
    <w:basedOn w:val="Normal"/>
    <w:uiPriority w:val="34"/>
    <w:qFormat/>
    <w:rsid w:val="00C224EE"/>
    <w:pPr>
      <w:ind w:left="720"/>
      <w:contextualSpacing/>
    </w:pPr>
  </w:style>
  <w:style w:type="table" w:customStyle="1" w:styleId="Grilleclaire-Accent11">
    <w:name w:val="Grille claire - Accent 11"/>
    <w:basedOn w:val="TableauNormal"/>
    <w:uiPriority w:val="62"/>
    <w:rsid w:val="00C20AB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gende">
    <w:name w:val="caption"/>
    <w:basedOn w:val="Normal"/>
    <w:next w:val="Normal"/>
    <w:unhideWhenUsed/>
    <w:qFormat/>
    <w:rsid w:val="00C20AB4"/>
    <w:pPr>
      <w:spacing w:before="0" w:after="200"/>
    </w:pPr>
    <w:rPr>
      <w:b/>
      <w:bCs/>
      <w:color w:val="4F81BD" w:themeColor="accent1"/>
      <w:sz w:val="18"/>
      <w:szCs w:val="18"/>
    </w:rPr>
  </w:style>
  <w:style w:type="paragraph" w:styleId="Normalcentr">
    <w:name w:val="Block Text"/>
    <w:basedOn w:val="Normal"/>
    <w:rsid w:val="00783F1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fichierdeproperties">
    <w:name w:val="fichier de properties"/>
    <w:basedOn w:val="Normal"/>
    <w:link w:val="fichierdepropertiesCar"/>
    <w:qFormat/>
    <w:rsid w:val="00783F18"/>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pPr>
    <w:rPr>
      <w:rFonts w:ascii="Consolas" w:hAnsi="Consolas" w:cs="Consolas"/>
      <w:color w:val="3F7F5F"/>
    </w:rPr>
  </w:style>
  <w:style w:type="character" w:customStyle="1" w:styleId="fichierdepropertiesCar">
    <w:name w:val="fichier de properties Car"/>
    <w:basedOn w:val="Policepardfaut"/>
    <w:link w:val="fichierdeproperties"/>
    <w:rsid w:val="00783F18"/>
    <w:rPr>
      <w:rFonts w:ascii="Consolas" w:hAnsi="Consolas" w:cs="Consolas"/>
      <w:color w:val="3F7F5F"/>
    </w:rPr>
  </w:style>
  <w:style w:type="character" w:styleId="Marquedecommentaire">
    <w:name w:val="annotation reference"/>
    <w:basedOn w:val="Policepardfaut"/>
    <w:rsid w:val="00986042"/>
    <w:rPr>
      <w:sz w:val="16"/>
      <w:szCs w:val="16"/>
    </w:rPr>
  </w:style>
  <w:style w:type="paragraph" w:styleId="Commentaire">
    <w:name w:val="annotation text"/>
    <w:basedOn w:val="Normal"/>
    <w:link w:val="CommentaireCar"/>
    <w:rsid w:val="00986042"/>
  </w:style>
  <w:style w:type="character" w:customStyle="1" w:styleId="CommentaireCar">
    <w:name w:val="Commentaire Car"/>
    <w:basedOn w:val="Policepardfaut"/>
    <w:link w:val="Commentaire"/>
    <w:rsid w:val="00986042"/>
    <w:rPr>
      <w:rFonts w:ascii="Arial" w:hAnsi="Arial"/>
    </w:rPr>
  </w:style>
  <w:style w:type="paragraph" w:styleId="Objetducommentaire">
    <w:name w:val="annotation subject"/>
    <w:basedOn w:val="Commentaire"/>
    <w:next w:val="Commentaire"/>
    <w:link w:val="ObjetducommentaireCar"/>
    <w:rsid w:val="00986042"/>
    <w:rPr>
      <w:b/>
      <w:bCs/>
    </w:rPr>
  </w:style>
  <w:style w:type="character" w:customStyle="1" w:styleId="ObjetducommentaireCar">
    <w:name w:val="Objet du commentaire Car"/>
    <w:basedOn w:val="CommentaireCar"/>
    <w:link w:val="Objetducommentaire"/>
    <w:rsid w:val="00986042"/>
    <w:rPr>
      <w:rFonts w:ascii="Arial" w:hAnsi="Arial"/>
      <w:b/>
      <w:bCs/>
    </w:rPr>
  </w:style>
  <w:style w:type="paragraph" w:styleId="Rvision">
    <w:name w:val="Revision"/>
    <w:hidden/>
    <w:uiPriority w:val="99"/>
    <w:semiHidden/>
    <w:rsid w:val="00CE7FB7"/>
    <w:rPr>
      <w:rFonts w:ascii="Arial" w:hAnsi="Arial"/>
    </w:rPr>
  </w:style>
  <w:style w:type="paragraph" w:styleId="NormalWeb">
    <w:name w:val="Normal (Web)"/>
    <w:basedOn w:val="Normal"/>
    <w:uiPriority w:val="99"/>
    <w:unhideWhenUsed/>
    <w:rsid w:val="00A929DC"/>
    <w:pPr>
      <w:spacing w:before="100" w:beforeAutospacing="1" w:after="100" w:afterAutospacing="1"/>
      <w:jc w:val="left"/>
    </w:pPr>
    <w:rPr>
      <w:rFonts w:ascii="Times New Roman" w:hAnsi="Times New Roman"/>
      <w:szCs w:val="24"/>
    </w:rPr>
  </w:style>
  <w:style w:type="paragraph" w:styleId="Notedebasdepage">
    <w:name w:val="footnote text"/>
    <w:basedOn w:val="Normal"/>
    <w:link w:val="NotedebasdepageCar"/>
    <w:uiPriority w:val="99"/>
    <w:unhideWhenUsed/>
    <w:rsid w:val="00901CF7"/>
    <w:pPr>
      <w:spacing w:before="0" w:after="0"/>
      <w:ind w:firstLine="709"/>
    </w:pPr>
    <w:rPr>
      <w:rFonts w:ascii="Times New Roman" w:eastAsiaTheme="minorEastAsia" w:hAnsi="Times New Roman" w:cstheme="minorBidi"/>
      <w:sz w:val="20"/>
      <w:lang w:eastAsia="en-US" w:bidi="en-US"/>
    </w:rPr>
  </w:style>
  <w:style w:type="character" w:customStyle="1" w:styleId="NotedebasdepageCar">
    <w:name w:val="Note de bas de page Car"/>
    <w:basedOn w:val="Policepardfaut"/>
    <w:link w:val="Notedebasdepage"/>
    <w:uiPriority w:val="99"/>
    <w:rsid w:val="00901CF7"/>
    <w:rPr>
      <w:rFonts w:eastAsiaTheme="minorEastAsia" w:cstheme="minorBidi"/>
      <w:lang w:eastAsia="en-US" w:bidi="en-US"/>
    </w:rPr>
  </w:style>
  <w:style w:type="character" w:styleId="Appelnotedebasdep">
    <w:name w:val="footnote reference"/>
    <w:basedOn w:val="Policepardfaut"/>
    <w:uiPriority w:val="99"/>
    <w:unhideWhenUsed/>
    <w:rsid w:val="00901CF7"/>
    <w:rPr>
      <w:vertAlign w:val="superscript"/>
    </w:rPr>
  </w:style>
  <w:style w:type="paragraph" w:customStyle="1" w:styleId="Default">
    <w:name w:val="Default"/>
    <w:rsid w:val="009F28AA"/>
    <w:pPr>
      <w:autoSpaceDE w:val="0"/>
      <w:autoSpaceDN w:val="0"/>
      <w:adjustRightInd w:val="0"/>
    </w:pPr>
    <w:rPr>
      <w:rFonts w:ascii="Arial" w:hAnsi="Arial" w:cs="Arial"/>
      <w:color w:val="000000"/>
      <w:sz w:val="24"/>
      <w:szCs w:val="24"/>
    </w:rPr>
  </w:style>
  <w:style w:type="paragraph" w:styleId="Tabledesillustrations">
    <w:name w:val="table of figures"/>
    <w:basedOn w:val="Normal"/>
    <w:next w:val="Normal"/>
    <w:uiPriority w:val="99"/>
    <w:rsid w:val="00D819F1"/>
    <w:pPr>
      <w:spacing w:after="0"/>
    </w:pPr>
  </w:style>
  <w:style w:type="paragraph" w:customStyle="1" w:styleId="Symbol">
    <w:name w:val="Symbol"/>
    <w:basedOn w:val="Normal"/>
    <w:qFormat/>
    <w:rsid w:val="00942A71"/>
    <w:pPr>
      <w:spacing w:before="0" w:after="0"/>
      <w:jc w:val="left"/>
    </w:pPr>
    <w:rPr>
      <w:rFonts w:ascii="Times New Roman" w:eastAsia="MS PMincho" w:hAnsi="Times New Roman"/>
      <w:b/>
      <w:sz w:val="60"/>
      <w:szCs w:val="24"/>
      <w:lang w:val="en-US" w:eastAsia="en-US"/>
    </w:rPr>
  </w:style>
  <w:style w:type="character" w:styleId="Numrodepage">
    <w:name w:val="page number"/>
    <w:basedOn w:val="Policepardfaut"/>
    <w:rsid w:val="004A37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10800"/>
    <w:pPr>
      <w:spacing w:before="60" w:after="60"/>
      <w:jc w:val="both"/>
    </w:pPr>
    <w:rPr>
      <w:rFonts w:ascii="Arial" w:hAnsi="Arial"/>
    </w:rPr>
  </w:style>
  <w:style w:type="paragraph" w:styleId="Ttulo1">
    <w:name w:val="heading 1"/>
    <w:basedOn w:val="Normal"/>
    <w:next w:val="Normal"/>
    <w:qFormat/>
    <w:rsid w:val="00D10800"/>
    <w:pPr>
      <w:keepNext/>
      <w:keepLines/>
      <w:pBdr>
        <w:bottom w:val="single" w:sz="18" w:space="1" w:color="C0C0C0"/>
      </w:pBdr>
      <w:tabs>
        <w:tab w:val="num" w:pos="360"/>
        <w:tab w:val="left" w:pos="567"/>
      </w:tabs>
      <w:spacing w:after="240"/>
      <w:jc w:val="left"/>
      <w:outlineLvl w:val="0"/>
    </w:pPr>
    <w:rPr>
      <w:b/>
      <w:caps/>
      <w:color w:val="0000FF"/>
      <w:sz w:val="24"/>
      <w:u w:color="C0C0C0"/>
    </w:rPr>
  </w:style>
  <w:style w:type="paragraph" w:styleId="Ttulo2">
    <w:name w:val="heading 2"/>
    <w:basedOn w:val="Normal"/>
    <w:next w:val="Normal"/>
    <w:qFormat/>
    <w:rsid w:val="00D10800"/>
    <w:pPr>
      <w:keepNext/>
      <w:keepLines/>
      <w:tabs>
        <w:tab w:val="num" w:pos="720"/>
      </w:tabs>
      <w:spacing w:before="240" w:after="240"/>
      <w:jc w:val="left"/>
      <w:outlineLvl w:val="1"/>
    </w:pPr>
    <w:rPr>
      <w:b/>
      <w:i/>
      <w:caps/>
      <w:color w:val="0000FF"/>
      <w:sz w:val="22"/>
    </w:rPr>
  </w:style>
  <w:style w:type="paragraph" w:styleId="Ttulo3">
    <w:name w:val="heading 3"/>
    <w:basedOn w:val="Normal"/>
    <w:next w:val="Normal"/>
    <w:qFormat/>
    <w:rsid w:val="00D10800"/>
    <w:pPr>
      <w:keepNext/>
      <w:keepLines/>
      <w:tabs>
        <w:tab w:val="left" w:pos="709"/>
      </w:tabs>
      <w:spacing w:before="120" w:after="120"/>
      <w:ind w:left="567" w:hanging="567"/>
      <w:outlineLvl w:val="2"/>
    </w:pPr>
    <w:rPr>
      <w:b/>
      <w:color w:val="0000FF"/>
      <w:sz w:val="18"/>
      <w:u w:val="single"/>
    </w:rPr>
  </w:style>
  <w:style w:type="paragraph" w:styleId="Ttulo4">
    <w:name w:val="heading 4"/>
    <w:basedOn w:val="Normal"/>
    <w:next w:val="Normal"/>
    <w:qFormat/>
    <w:rsid w:val="00D10800"/>
    <w:pPr>
      <w:keepNext/>
      <w:keepLines/>
      <w:tabs>
        <w:tab w:val="num" w:pos="0"/>
      </w:tabs>
      <w:spacing w:before="120" w:after="120"/>
      <w:outlineLvl w:val="3"/>
    </w:pPr>
    <w:rPr>
      <w:b/>
      <w:color w:val="0000FF"/>
      <w:sz w:val="18"/>
    </w:rPr>
  </w:style>
  <w:style w:type="paragraph" w:styleId="Ttulo5">
    <w:name w:val="heading 5"/>
    <w:basedOn w:val="Normal"/>
    <w:next w:val="Normal"/>
    <w:qFormat/>
    <w:rsid w:val="00D10800"/>
    <w:pPr>
      <w:keepNext/>
      <w:keepLines/>
      <w:tabs>
        <w:tab w:val="num" w:pos="0"/>
        <w:tab w:val="left" w:pos="1021"/>
      </w:tabs>
      <w:spacing w:before="240" w:after="120"/>
      <w:outlineLvl w:val="4"/>
    </w:pPr>
    <w:rPr>
      <w:i/>
      <w:color w:val="0000FF"/>
      <w:sz w:val="18"/>
    </w:rPr>
  </w:style>
  <w:style w:type="paragraph" w:styleId="Ttulo6">
    <w:name w:val="heading 6"/>
    <w:basedOn w:val="Normal"/>
    <w:next w:val="Normal"/>
    <w:qFormat/>
    <w:rsid w:val="00D10800"/>
    <w:pPr>
      <w:tabs>
        <w:tab w:val="num" w:pos="0"/>
        <w:tab w:val="left" w:pos="1009"/>
      </w:tabs>
      <w:spacing w:before="120" w:after="120"/>
      <w:outlineLvl w:val="5"/>
    </w:pPr>
    <w:rPr>
      <w:color w:val="0000FF"/>
      <w:sz w:val="18"/>
      <w:lang w:val="en-GB"/>
    </w:rPr>
  </w:style>
  <w:style w:type="paragraph" w:styleId="Ttulo7">
    <w:name w:val="heading 7"/>
    <w:basedOn w:val="Normal"/>
    <w:next w:val="Normal"/>
    <w:qFormat/>
    <w:rsid w:val="00D10800"/>
    <w:pPr>
      <w:keepNext/>
      <w:keepLines/>
      <w:widowControl w:val="0"/>
      <w:tabs>
        <w:tab w:val="num" w:pos="0"/>
        <w:tab w:val="left" w:pos="1134"/>
      </w:tabs>
      <w:spacing w:before="120" w:after="120"/>
      <w:outlineLvl w:val="6"/>
    </w:pPr>
    <w:rPr>
      <w:i/>
      <w:color w:val="0000FF"/>
      <w:sz w:val="18"/>
    </w:rPr>
  </w:style>
  <w:style w:type="paragraph" w:styleId="Ttulo8">
    <w:name w:val="heading 8"/>
    <w:basedOn w:val="Normal"/>
    <w:next w:val="Normal"/>
    <w:qFormat/>
    <w:rsid w:val="00D10800"/>
    <w:pPr>
      <w:keepLines/>
      <w:widowControl w:val="0"/>
      <w:tabs>
        <w:tab w:val="num" w:pos="0"/>
      </w:tabs>
      <w:outlineLvl w:val="7"/>
    </w:pPr>
    <w:rPr>
      <w:rFonts w:ascii="LinePrinter" w:hAnsi="LinePrinter"/>
      <w:i/>
    </w:rPr>
  </w:style>
  <w:style w:type="paragraph" w:styleId="Ttulo9">
    <w:name w:val="heading 9"/>
    <w:basedOn w:val="Normal"/>
    <w:next w:val="Normal"/>
    <w:qFormat/>
    <w:rsid w:val="00D10800"/>
    <w:pPr>
      <w:keepLines/>
      <w:widowControl w:val="0"/>
      <w:tabs>
        <w:tab w:val="num" w:pos="0"/>
      </w:tabs>
      <w:outlineLvl w:val="8"/>
    </w:pPr>
    <w:rPr>
      <w:b/>
      <w:color w:val="0000FF"/>
      <w:sz w:val="18"/>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xemple">
    <w:name w:val="Exemple"/>
    <w:basedOn w:val="Normal"/>
    <w:rsid w:val="00D10800"/>
    <w:pPr>
      <w:ind w:left="284"/>
    </w:pPr>
    <w:rPr>
      <w:i/>
    </w:rPr>
  </w:style>
  <w:style w:type="paragraph" w:customStyle="1" w:styleId="puce1">
    <w:name w:val="puce 1"/>
    <w:basedOn w:val="Normal"/>
    <w:link w:val="puce1Car"/>
    <w:rsid w:val="00D10800"/>
    <w:pPr>
      <w:numPr>
        <w:numId w:val="1"/>
      </w:numPr>
    </w:pPr>
  </w:style>
  <w:style w:type="paragraph" w:customStyle="1" w:styleId="puce2">
    <w:name w:val="puce 2"/>
    <w:basedOn w:val="Normal"/>
    <w:rsid w:val="00D10800"/>
    <w:pPr>
      <w:numPr>
        <w:numId w:val="2"/>
      </w:numPr>
      <w:spacing w:before="20"/>
      <w:ind w:left="1349" w:hanging="357"/>
    </w:pPr>
  </w:style>
  <w:style w:type="paragraph" w:customStyle="1" w:styleId="puce3">
    <w:name w:val="puce 3"/>
    <w:basedOn w:val="Normal"/>
    <w:rsid w:val="00D10800"/>
    <w:pPr>
      <w:numPr>
        <w:numId w:val="3"/>
      </w:numPr>
      <w:spacing w:before="20" w:after="40"/>
      <w:ind w:left="2058" w:hanging="357"/>
    </w:pPr>
  </w:style>
  <w:style w:type="paragraph" w:customStyle="1" w:styleId="TableHeading">
    <w:name w:val="Table Heading"/>
    <w:basedOn w:val="Normal"/>
    <w:rsid w:val="00D10800"/>
    <w:pPr>
      <w:spacing w:before="40" w:after="40"/>
      <w:jc w:val="center"/>
    </w:pPr>
    <w:rPr>
      <w:b/>
    </w:rPr>
  </w:style>
  <w:style w:type="paragraph" w:customStyle="1" w:styleId="TableText">
    <w:name w:val="Table Text"/>
    <w:basedOn w:val="Normal"/>
    <w:rsid w:val="00D10800"/>
    <w:pPr>
      <w:spacing w:before="40" w:after="20"/>
    </w:pPr>
  </w:style>
  <w:style w:type="paragraph" w:styleId="TDC1">
    <w:name w:val="toc 1"/>
    <w:basedOn w:val="Normal"/>
    <w:next w:val="Normal"/>
    <w:autoRedefine/>
    <w:uiPriority w:val="39"/>
    <w:rsid w:val="00D10800"/>
    <w:pPr>
      <w:tabs>
        <w:tab w:val="left" w:pos="442"/>
        <w:tab w:val="right" w:leader="dot" w:pos="9639"/>
      </w:tabs>
    </w:pPr>
    <w:rPr>
      <w:b/>
      <w:caps/>
      <w:noProof/>
    </w:rPr>
  </w:style>
  <w:style w:type="paragraph" w:styleId="TDC2">
    <w:name w:val="toc 2"/>
    <w:basedOn w:val="Normal"/>
    <w:next w:val="Normal"/>
    <w:autoRedefine/>
    <w:uiPriority w:val="39"/>
    <w:rsid w:val="00D10800"/>
    <w:pPr>
      <w:tabs>
        <w:tab w:val="left" w:pos="660"/>
        <w:tab w:val="right" w:leader="dot" w:pos="9639"/>
      </w:tabs>
      <w:ind w:left="221"/>
    </w:pPr>
    <w:rPr>
      <w:smallCaps/>
      <w:noProof/>
    </w:rPr>
  </w:style>
  <w:style w:type="paragraph" w:styleId="TDC3">
    <w:name w:val="toc 3"/>
    <w:basedOn w:val="Normal"/>
    <w:next w:val="Normal"/>
    <w:autoRedefine/>
    <w:uiPriority w:val="39"/>
    <w:rsid w:val="00D10800"/>
    <w:pPr>
      <w:tabs>
        <w:tab w:val="left" w:pos="1100"/>
        <w:tab w:val="right" w:leader="dot" w:pos="9639"/>
      </w:tabs>
      <w:spacing w:after="40"/>
      <w:ind w:left="442"/>
    </w:pPr>
    <w:rPr>
      <w:i/>
      <w:noProof/>
    </w:rPr>
  </w:style>
  <w:style w:type="paragraph" w:styleId="TDC4">
    <w:name w:val="toc 4"/>
    <w:basedOn w:val="Normal"/>
    <w:next w:val="Normal"/>
    <w:autoRedefine/>
    <w:uiPriority w:val="39"/>
    <w:rsid w:val="00D10800"/>
    <w:pPr>
      <w:tabs>
        <w:tab w:val="left" w:pos="1320"/>
        <w:tab w:val="right" w:leader="dot" w:pos="9629"/>
      </w:tabs>
      <w:spacing w:before="40" w:after="40"/>
      <w:ind w:left="658"/>
    </w:pPr>
    <w:rPr>
      <w:noProof/>
      <w:sz w:val="16"/>
    </w:rPr>
  </w:style>
  <w:style w:type="paragraph" w:styleId="TDC5">
    <w:name w:val="toc 5"/>
    <w:basedOn w:val="Normal"/>
    <w:next w:val="Normal"/>
    <w:autoRedefine/>
    <w:semiHidden/>
    <w:rsid w:val="00D10800"/>
    <w:pPr>
      <w:spacing w:before="120"/>
      <w:ind w:left="880"/>
    </w:pPr>
    <w:rPr>
      <w:sz w:val="16"/>
    </w:rPr>
  </w:style>
  <w:style w:type="paragraph" w:styleId="TDC6">
    <w:name w:val="toc 6"/>
    <w:basedOn w:val="Normal"/>
    <w:next w:val="Normal"/>
    <w:autoRedefine/>
    <w:semiHidden/>
    <w:rsid w:val="00D10800"/>
    <w:pPr>
      <w:spacing w:before="120"/>
      <w:ind w:left="1100"/>
    </w:pPr>
    <w:rPr>
      <w:sz w:val="16"/>
    </w:rPr>
  </w:style>
  <w:style w:type="paragraph" w:styleId="Encabezado">
    <w:name w:val="header"/>
    <w:basedOn w:val="Normal"/>
    <w:rsid w:val="00D10800"/>
    <w:pPr>
      <w:tabs>
        <w:tab w:val="left" w:pos="284"/>
        <w:tab w:val="left" w:pos="567"/>
        <w:tab w:val="center" w:pos="4703"/>
        <w:tab w:val="right" w:pos="9406"/>
      </w:tabs>
      <w:spacing w:before="0" w:after="0"/>
      <w:jc w:val="center"/>
    </w:pPr>
    <w:rPr>
      <w:sz w:val="18"/>
    </w:rPr>
  </w:style>
  <w:style w:type="paragraph" w:customStyle="1" w:styleId="Normalaprstbl">
    <w:name w:val="Normal après tbl"/>
    <w:basedOn w:val="Normal"/>
    <w:rsid w:val="00D10800"/>
    <w:pPr>
      <w:spacing w:before="180"/>
    </w:pPr>
  </w:style>
  <w:style w:type="paragraph" w:customStyle="1" w:styleId="Normalavttbl">
    <w:name w:val="Normal avt tbl"/>
    <w:basedOn w:val="Normal"/>
    <w:rsid w:val="00D10800"/>
    <w:pPr>
      <w:spacing w:after="180"/>
    </w:pPr>
  </w:style>
  <w:style w:type="paragraph" w:customStyle="1" w:styleId="puce4">
    <w:name w:val="puce 4"/>
    <w:basedOn w:val="Normal"/>
    <w:rsid w:val="00D10800"/>
    <w:pPr>
      <w:numPr>
        <w:numId w:val="4"/>
      </w:numPr>
      <w:spacing w:before="20" w:after="20"/>
      <w:ind w:left="2552"/>
    </w:pPr>
  </w:style>
  <w:style w:type="paragraph" w:styleId="Piedepgina">
    <w:name w:val="footer"/>
    <w:basedOn w:val="Normal"/>
    <w:rsid w:val="00D10800"/>
    <w:pPr>
      <w:tabs>
        <w:tab w:val="left" w:pos="284"/>
        <w:tab w:val="left" w:pos="567"/>
        <w:tab w:val="center" w:pos="4703"/>
        <w:tab w:val="right" w:pos="9406"/>
      </w:tabs>
      <w:spacing w:before="0" w:after="0"/>
    </w:pPr>
    <w:rPr>
      <w:sz w:val="16"/>
    </w:rPr>
  </w:style>
  <w:style w:type="paragraph" w:customStyle="1" w:styleId="Retrait1">
    <w:name w:val="Retrait 1"/>
    <w:basedOn w:val="Normal"/>
    <w:rsid w:val="00D10800"/>
    <w:pPr>
      <w:ind w:left="567"/>
    </w:pPr>
  </w:style>
  <w:style w:type="paragraph" w:customStyle="1" w:styleId="Retrait2">
    <w:name w:val="Retrait 2"/>
    <w:basedOn w:val="Normal"/>
    <w:rsid w:val="00D10800"/>
    <w:pPr>
      <w:ind w:left="1134"/>
    </w:pPr>
  </w:style>
  <w:style w:type="paragraph" w:customStyle="1" w:styleId="Retrait3">
    <w:name w:val="Retrait 3"/>
    <w:basedOn w:val="Normal"/>
    <w:rsid w:val="00D10800"/>
    <w:pPr>
      <w:ind w:left="1701"/>
    </w:pPr>
  </w:style>
  <w:style w:type="paragraph" w:customStyle="1" w:styleId="Titre2MM">
    <w:name w:val="Titre 2 MM"/>
    <w:basedOn w:val="Ttulo2"/>
    <w:rsid w:val="00D10800"/>
    <w:pPr>
      <w:tabs>
        <w:tab w:val="clear" w:pos="720"/>
      </w:tabs>
      <w:spacing w:before="360"/>
    </w:pPr>
  </w:style>
  <w:style w:type="paragraph" w:customStyle="1" w:styleId="Retrait4">
    <w:name w:val="Retrait 4"/>
    <w:basedOn w:val="Normal"/>
    <w:rsid w:val="00D10800"/>
    <w:pPr>
      <w:ind w:left="2268"/>
    </w:pPr>
  </w:style>
  <w:style w:type="paragraph" w:styleId="Textodeglobo">
    <w:name w:val="Balloon Text"/>
    <w:basedOn w:val="Normal"/>
    <w:semiHidden/>
    <w:rsid w:val="00D10800"/>
    <w:rPr>
      <w:rFonts w:ascii="Tahoma" w:hAnsi="Tahoma" w:cs="Tahoma"/>
      <w:sz w:val="16"/>
      <w:szCs w:val="16"/>
    </w:rPr>
  </w:style>
  <w:style w:type="paragraph" w:customStyle="1" w:styleId="En-tteLeft">
    <w:name w:val="En-tête_Left"/>
    <w:basedOn w:val="Encabezado"/>
    <w:rsid w:val="00D10800"/>
    <w:pPr>
      <w:jc w:val="left"/>
    </w:pPr>
  </w:style>
  <w:style w:type="paragraph" w:customStyle="1" w:styleId="En-tteRight">
    <w:name w:val="En-tête_Right"/>
    <w:basedOn w:val="Encabezado"/>
    <w:rsid w:val="00D10800"/>
    <w:pPr>
      <w:jc w:val="right"/>
    </w:pPr>
  </w:style>
  <w:style w:type="table" w:styleId="Tablaconcuadrcula">
    <w:name w:val="Table Grid"/>
    <w:basedOn w:val="Tablanormal"/>
    <w:rsid w:val="00D10800"/>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rsid w:val="00D10800"/>
    <w:rPr>
      <w:color w:val="0000FF"/>
      <w:u w:val="single"/>
    </w:rPr>
  </w:style>
  <w:style w:type="paragraph" w:styleId="Listaconvietas">
    <w:name w:val="List Bullet"/>
    <w:basedOn w:val="Normal"/>
    <w:rsid w:val="00D10800"/>
    <w:pPr>
      <w:tabs>
        <w:tab w:val="num" w:pos="360"/>
      </w:tabs>
      <w:ind w:left="360" w:hanging="360"/>
    </w:pPr>
  </w:style>
  <w:style w:type="paragraph" w:styleId="Ttulo">
    <w:name w:val="Title"/>
    <w:basedOn w:val="Normal"/>
    <w:next w:val="Normal"/>
    <w:qFormat/>
    <w:rsid w:val="00D10800"/>
    <w:pPr>
      <w:keepNext/>
      <w:keepLines/>
      <w:pageBreakBefore/>
      <w:tabs>
        <w:tab w:val="left" w:pos="284"/>
        <w:tab w:val="left" w:pos="567"/>
      </w:tabs>
      <w:spacing w:before="5000" w:after="120"/>
      <w:jc w:val="right"/>
    </w:pPr>
    <w:rPr>
      <w:rFonts w:cs="Arial"/>
      <w:b/>
      <w:bCs/>
      <w:i/>
      <w:caps/>
      <w:kern w:val="28"/>
      <w:sz w:val="40"/>
      <w:szCs w:val="32"/>
    </w:rPr>
  </w:style>
  <w:style w:type="paragraph" w:styleId="Encabezadodenota">
    <w:name w:val="Note Heading"/>
    <w:basedOn w:val="Normal"/>
    <w:next w:val="Normal"/>
    <w:rsid w:val="00D10800"/>
  </w:style>
  <w:style w:type="character" w:customStyle="1" w:styleId="puce1Car">
    <w:name w:val="puce 1 Car"/>
    <w:basedOn w:val="Fuentedeprrafopredeter"/>
    <w:link w:val="puce1"/>
    <w:rsid w:val="00D10800"/>
    <w:rPr>
      <w:rFonts w:ascii="Arial" w:hAnsi="Arial"/>
    </w:rPr>
  </w:style>
  <w:style w:type="paragraph" w:styleId="Mapadeldocumento">
    <w:name w:val="Document Map"/>
    <w:basedOn w:val="Normal"/>
    <w:link w:val="MapadeldocumentoCar"/>
    <w:rsid w:val="00827D12"/>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rsid w:val="00827D12"/>
    <w:rPr>
      <w:rFonts w:ascii="Tahoma" w:hAnsi="Tahoma" w:cs="Tahoma"/>
      <w:sz w:val="16"/>
      <w:szCs w:val="16"/>
    </w:rPr>
  </w:style>
  <w:style w:type="paragraph" w:styleId="Prrafodelista">
    <w:name w:val="List Paragraph"/>
    <w:basedOn w:val="Normal"/>
    <w:uiPriority w:val="34"/>
    <w:qFormat/>
    <w:rsid w:val="00C224EE"/>
    <w:pPr>
      <w:ind w:left="720"/>
      <w:contextualSpacing/>
    </w:pPr>
  </w:style>
  <w:style w:type="table" w:customStyle="1" w:styleId="Grilleclaire-Accent11">
    <w:name w:val="Grille claire - Accent 11"/>
    <w:basedOn w:val="Tablanormal"/>
    <w:uiPriority w:val="62"/>
    <w:rsid w:val="00C20AB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nhideWhenUsed/>
    <w:qFormat/>
    <w:rsid w:val="00C20AB4"/>
    <w:pPr>
      <w:spacing w:before="0" w:after="200"/>
    </w:pPr>
    <w:rPr>
      <w:b/>
      <w:bCs/>
      <w:color w:val="4F81BD" w:themeColor="accent1"/>
      <w:sz w:val="18"/>
      <w:szCs w:val="18"/>
    </w:rPr>
  </w:style>
  <w:style w:type="paragraph" w:styleId="Textodebloque">
    <w:name w:val="Block Text"/>
    <w:basedOn w:val="Normal"/>
    <w:rsid w:val="00783F1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fichierdeproperties">
    <w:name w:val="fichier de properties"/>
    <w:basedOn w:val="Normal"/>
    <w:link w:val="fichierdepropertiesCar"/>
    <w:qFormat/>
    <w:rsid w:val="00783F18"/>
    <w:pPr>
      <w:pBdr>
        <w:top w:val="single" w:sz="4" w:space="1" w:color="auto"/>
        <w:left w:val="single" w:sz="4" w:space="4" w:color="auto"/>
        <w:bottom w:val="single" w:sz="4" w:space="1" w:color="auto"/>
        <w:right w:val="single" w:sz="4" w:space="4" w:color="auto"/>
      </w:pBdr>
      <w:autoSpaceDE w:val="0"/>
      <w:autoSpaceDN w:val="0"/>
      <w:adjustRightInd w:val="0"/>
      <w:spacing w:before="0" w:after="0"/>
      <w:jc w:val="left"/>
    </w:pPr>
    <w:rPr>
      <w:rFonts w:ascii="Consolas" w:hAnsi="Consolas" w:cs="Consolas"/>
      <w:color w:val="3F7F5F"/>
    </w:rPr>
  </w:style>
  <w:style w:type="character" w:customStyle="1" w:styleId="fichierdepropertiesCar">
    <w:name w:val="fichier de properties Car"/>
    <w:basedOn w:val="Fuentedeprrafopredeter"/>
    <w:link w:val="fichierdeproperties"/>
    <w:rsid w:val="00783F18"/>
    <w:rPr>
      <w:rFonts w:ascii="Consolas" w:hAnsi="Consolas" w:cs="Consolas"/>
      <w:color w:val="3F7F5F"/>
    </w:rPr>
  </w:style>
  <w:style w:type="character" w:styleId="Refdecomentario">
    <w:name w:val="annotation reference"/>
    <w:basedOn w:val="Fuentedeprrafopredeter"/>
    <w:rsid w:val="00986042"/>
    <w:rPr>
      <w:sz w:val="16"/>
      <w:szCs w:val="16"/>
    </w:rPr>
  </w:style>
  <w:style w:type="paragraph" w:styleId="Textocomentario">
    <w:name w:val="annotation text"/>
    <w:basedOn w:val="Normal"/>
    <w:link w:val="TextocomentarioCar"/>
    <w:rsid w:val="00986042"/>
  </w:style>
  <w:style w:type="character" w:customStyle="1" w:styleId="TextocomentarioCar">
    <w:name w:val="Texto comentario Car"/>
    <w:basedOn w:val="Fuentedeprrafopredeter"/>
    <w:link w:val="Textocomentario"/>
    <w:rsid w:val="00986042"/>
    <w:rPr>
      <w:rFonts w:ascii="Arial" w:hAnsi="Arial"/>
    </w:rPr>
  </w:style>
  <w:style w:type="paragraph" w:styleId="Asuntodelcomentario">
    <w:name w:val="annotation subject"/>
    <w:basedOn w:val="Textocomentario"/>
    <w:next w:val="Textocomentario"/>
    <w:link w:val="AsuntodelcomentarioCar"/>
    <w:rsid w:val="00986042"/>
    <w:rPr>
      <w:b/>
      <w:bCs/>
    </w:rPr>
  </w:style>
  <w:style w:type="character" w:customStyle="1" w:styleId="AsuntodelcomentarioCar">
    <w:name w:val="Asunto del comentario Car"/>
    <w:basedOn w:val="TextocomentarioCar"/>
    <w:link w:val="Asuntodelcomentario"/>
    <w:rsid w:val="00986042"/>
    <w:rPr>
      <w:rFonts w:ascii="Arial" w:hAnsi="Arial"/>
      <w:b/>
      <w:bCs/>
    </w:rPr>
  </w:style>
  <w:style w:type="paragraph" w:styleId="Revisin">
    <w:name w:val="Revision"/>
    <w:hidden/>
    <w:uiPriority w:val="99"/>
    <w:semiHidden/>
    <w:rsid w:val="00CE7FB7"/>
    <w:rPr>
      <w:rFonts w:ascii="Arial" w:hAnsi="Arial"/>
    </w:rPr>
  </w:style>
</w:styles>
</file>

<file path=word/webSettings.xml><?xml version="1.0" encoding="utf-8"?>
<w:webSettings xmlns:r="http://schemas.openxmlformats.org/officeDocument/2006/relationships" xmlns:w="http://schemas.openxmlformats.org/wordprocessingml/2006/main">
  <w:divs>
    <w:div w:id="78137763">
      <w:bodyDiv w:val="1"/>
      <w:marLeft w:val="0"/>
      <w:marRight w:val="0"/>
      <w:marTop w:val="0"/>
      <w:marBottom w:val="0"/>
      <w:divBdr>
        <w:top w:val="none" w:sz="0" w:space="0" w:color="auto"/>
        <w:left w:val="none" w:sz="0" w:space="0" w:color="auto"/>
        <w:bottom w:val="none" w:sz="0" w:space="0" w:color="auto"/>
        <w:right w:val="none" w:sz="0" w:space="0" w:color="auto"/>
      </w:divBdr>
    </w:div>
    <w:div w:id="1019504235">
      <w:bodyDiv w:val="1"/>
      <w:marLeft w:val="0"/>
      <w:marRight w:val="0"/>
      <w:marTop w:val="0"/>
      <w:marBottom w:val="0"/>
      <w:divBdr>
        <w:top w:val="none" w:sz="0" w:space="0" w:color="auto"/>
        <w:left w:val="none" w:sz="0" w:space="0" w:color="auto"/>
        <w:bottom w:val="none" w:sz="0" w:space="0" w:color="auto"/>
        <w:right w:val="none" w:sz="0" w:space="0" w:color="auto"/>
      </w:divBdr>
    </w:div>
    <w:div w:id="1350789368">
      <w:bodyDiv w:val="1"/>
      <w:marLeft w:val="0"/>
      <w:marRight w:val="0"/>
      <w:marTop w:val="0"/>
      <w:marBottom w:val="0"/>
      <w:divBdr>
        <w:top w:val="none" w:sz="0" w:space="0" w:color="auto"/>
        <w:left w:val="none" w:sz="0" w:space="0" w:color="auto"/>
        <w:bottom w:val="none" w:sz="0" w:space="0" w:color="auto"/>
        <w:right w:val="none" w:sz="0" w:space="0" w:color="auto"/>
      </w:divBdr>
    </w:div>
    <w:div w:id="1477450848">
      <w:bodyDiv w:val="1"/>
      <w:marLeft w:val="0"/>
      <w:marRight w:val="0"/>
      <w:marTop w:val="0"/>
      <w:marBottom w:val="0"/>
      <w:divBdr>
        <w:top w:val="none" w:sz="0" w:space="0" w:color="auto"/>
        <w:left w:val="none" w:sz="0" w:space="0" w:color="auto"/>
        <w:bottom w:val="none" w:sz="0" w:space="0" w:color="auto"/>
        <w:right w:val="none" w:sz="0" w:space="0" w:color="auto"/>
      </w:divBdr>
    </w:div>
    <w:div w:id="1534341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https://lh3.googleusercontent.com/juUutDy67ImZ4e8fYmhj3uMijyYsOh5CeAzQIzsttJV58org8HG5qvu8kHVMas5DjO0IMFaRQQ6ktj3nMPj9Bel3_cW-XdBBccYmLEdlLC9Aj9u5v0YumLFvHSHkqQvT2g" TargetMode="External"/><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http://www.programcreek.com/wp-content/uploads/2010/05/struts2.jpg" TargetMode="External"/><Relationship Id="rId29" Type="http://schemas.openxmlformats.org/officeDocument/2006/relationships/image" Target="https://lh4.googleusercontent.com/F-zl8Fdadcs-uzrW4Unn0YzrD-Y_IBVyxq4v5BGAp_yeGETF-usgffQ_2Z6xHlrnON0cmwxJO5HPcq6fq61__rrg8txtxEYfjxOAnUiSRwlLYYuVkLQCjfRMyNaKnUl_Sw"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http://t2.gstatic.com/images?q=tbn:ANd9GcShypgV4xWKpuO0H1DDYE5390USIJ6L_X-WcP5UIUk6uOmTWmzmrwCNmof76w" TargetMode="External"/><Relationship Id="rId32" Type="http://schemas.openxmlformats.org/officeDocument/2006/relationships/image" Target="http://bienabee.com/images/Products/HP_Quality_Center.jpg"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jpeg"/><Relationship Id="rId36" Type="http://schemas.openxmlformats.org/officeDocument/2006/relationships/image" Target="media/image20.png"/><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6.jpe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https://lh4.googleusercontent.com/3V4vFdxaJ7-2iYqnsYMikM_GPUxl3Vt5gzv3BquuYg_lhCIgkPlYrg0fb8n30MRXFLyuXKzQpLWK98xB6IoGn5lSPl-msKrlQxu8aT7oFkKLSs6MfJuliLIFIX_4DrUK1Q" TargetMode="External"/><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post\AppData\Roaming\Microsoft\Templates\Deliver-FR\Document%20g&#233;n&#233;riqu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95A4A15-9BC7-46B0-9FF9-7D8E80022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générique.dotx</Template>
  <TotalTime>0</TotalTime>
  <Pages>37</Pages>
  <Words>7248</Words>
  <Characters>39865</Characters>
  <Application>Microsoft Office Word</Application>
  <DocSecurity>2</DocSecurity>
  <Lines>332</Lines>
  <Paragraphs>94</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Spécification fonctionnelle MyMT 07.01</vt:lpstr>
      <vt:lpstr>Spécification fonctionnelle MyMT 07.01</vt:lpstr>
    </vt:vector>
  </TitlesOfParts>
  <Company>Capgemini AS France - Télécom &amp; Média</Company>
  <LinksUpToDate>false</LinksUpToDate>
  <CharactersWithSpaces>47019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 fonctionnelle MyMT 07.01</dc:title>
  <dc:creator>POST Pierre (pipost)</dc:creator>
  <cp:lastModifiedBy>Thibault GAUTHIER (thgauthi)</cp:lastModifiedBy>
  <cp:revision>2</cp:revision>
  <cp:lastPrinted>2004-04-07T13:59:00Z</cp:lastPrinted>
  <dcterms:created xsi:type="dcterms:W3CDTF">2015-08-11T12:50:00Z</dcterms:created>
  <dcterms:modified xsi:type="dcterms:W3CDTF">2015-08-11T12:50:00Z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PID_LINKBASE">
    <vt:lpwstr/>
  </property>
  <property fmtid="{D5CDD505-2E9C-101B-9397-08002B2CF9AE}" pid="3" name="DocGroupName">
    <vt:lpwstr>Capgemini</vt:lpwstr>
  </property>
  <property fmtid="{D5CDD505-2E9C-101B-9397-08002B2CF9AE}" pid="4" name="DocCopyright">
    <vt:lpwstr>© 2012 Capgemini</vt:lpwstr>
  </property>
  <property fmtid="{D5CDD505-2E9C-101B-9397-08002B2CF9AE}" pid="5" name="DocMethodName">
    <vt:lpwstr>DELIVER2</vt:lpwstr>
  </property>
  <property fmtid="{D5CDD505-2E9C-101B-9397-08002B2CF9AE}" pid="6" name="DocRegionName">
    <vt:lpwstr>Capgemini AS France</vt:lpwstr>
  </property>
  <property fmtid="{D5CDD505-2E9C-101B-9397-08002B2CF9AE}" pid="7" name="DocEntityName">
    <vt:lpwstr>Télécom &amp; Média</vt:lpwstr>
  </property>
  <property fmtid="{D5CDD505-2E9C-101B-9397-08002B2CF9AE}" pid="8" name="DocUnitName">
    <vt:lpwstr/>
  </property>
  <property fmtid="{D5CDD505-2E9C-101B-9397-08002B2CF9AE}" pid="9" name="DocUnitAdr1">
    <vt:lpwstr>Tour Europlaza</vt:lpwstr>
  </property>
  <property fmtid="{D5CDD505-2E9C-101B-9397-08002B2CF9AE}" pid="10" name="DocUnitAdr2">
    <vt:lpwstr>20, Avenue André Prothin</vt:lpwstr>
  </property>
  <property fmtid="{D5CDD505-2E9C-101B-9397-08002B2CF9AE}" pid="11" name="DocUnitAdr3">
    <vt:lpwstr>92927 La Défense</vt:lpwstr>
  </property>
  <property fmtid="{D5CDD505-2E9C-101B-9397-08002B2CF9AE}" pid="12" name="DocUnitAdr4">
    <vt:lpwstr>FRANCE</vt:lpwstr>
  </property>
  <property fmtid="{D5CDD505-2E9C-101B-9397-08002B2CF9AE}" pid="13" name="DocUnitAdr5">
    <vt:lpwstr/>
  </property>
  <property fmtid="{D5CDD505-2E9C-101B-9397-08002B2CF9AE}" pid="14" name="DocUnitPhone">
    <vt:lpwstr>Tél. : +33(0)1 49 00 40 00</vt:lpwstr>
  </property>
  <property fmtid="{D5CDD505-2E9C-101B-9397-08002B2CF9AE}" pid="15" name="DocUnitFax">
    <vt:lpwstr>Fax : +33(0)1 47 78 45 52</vt:lpwstr>
  </property>
  <property fmtid="{D5CDD505-2E9C-101B-9397-08002B2CF9AE}" pid="16" name="DocUnitEmail">
    <vt:lpwstr/>
  </property>
  <property fmtid="{D5CDD505-2E9C-101B-9397-08002B2CF9AE}" pid="17" name="DocProjectName">
    <vt:lpwstr>Monaco Telecom OGC-MyMT</vt:lpwstr>
  </property>
  <property fmtid="{D5CDD505-2E9C-101B-9397-08002B2CF9AE}" pid="18" name="DocProjectStreamName">
    <vt:lpwstr>Prise de commande mobile</vt:lpwstr>
  </property>
  <property fmtid="{D5CDD505-2E9C-101B-9397-08002B2CF9AE}" pid="19" name="DocTitle">
    <vt:lpwstr>Spécification fonctionnelle MyMT 07.01</vt:lpwstr>
  </property>
  <property fmtid="{D5CDD505-2E9C-101B-9397-08002B2CF9AE}" pid="20" name="DocType">
    <vt:lpwstr>SFS : Spécification fonctionnelle du système</vt:lpwstr>
  </property>
  <property fmtid="{D5CDD505-2E9C-101B-9397-08002B2CF9AE}" pid="21" name="DocUsage">
    <vt:lpwstr/>
  </property>
  <property fmtid="{D5CDD505-2E9C-101B-9397-08002B2CF9AE}" pid="22" name="DocVersion">
    <vt:lpwstr>V01.5</vt:lpwstr>
  </property>
  <property fmtid="{D5CDD505-2E9C-101B-9397-08002B2CF9AE}" pid="23" name="DocUpdate">
    <vt:lpwstr>16/06/2014</vt:lpwstr>
  </property>
  <property fmtid="{D5CDD505-2E9C-101B-9397-08002B2CF9AE}" pid="24" name="DocCreation">
    <vt:lpwstr>17/03/2014</vt:lpwstr>
  </property>
  <property fmtid="{D5CDD505-2E9C-101B-9397-08002B2CF9AE}" pid="25" name="DocStatus">
    <vt:lpwstr>En cours/Draft</vt:lpwstr>
  </property>
  <property fmtid="{D5CDD505-2E9C-101B-9397-08002B2CF9AE}" pid="26" name="DocAuthor">
    <vt:lpwstr>POST Pierre (pipost)</vt:lpwstr>
  </property>
  <property fmtid="{D5CDD505-2E9C-101B-9397-08002B2CF9AE}" pid="27" name="DocRef">
    <vt:lpwstr>OGC-MyMT/0362</vt:lpwstr>
  </property>
  <property fmtid="{D5CDD505-2E9C-101B-9397-08002B2CF9AE}" pid="28" name="DocValidationName">
    <vt:lpwstr/>
  </property>
  <property fmtid="{D5CDD505-2E9C-101B-9397-08002B2CF9AE}" pid="29" name="DocCustomerName">
    <vt:lpwstr>Monaco Telecom</vt:lpwstr>
  </property>
  <property fmtid="{D5CDD505-2E9C-101B-9397-08002B2CF9AE}" pid="30" name="DocLanguage">
    <vt:lpwstr>FR</vt:lpwstr>
  </property>
  <property fmtid="{D5CDD505-2E9C-101B-9397-08002B2CF9AE}" pid="31" name="DocModelName">
    <vt:lpwstr>Document générique</vt:lpwstr>
  </property>
  <property fmtid="{D5CDD505-2E9C-101B-9397-08002B2CF9AE}" pid="32" name="DocModelRef">
    <vt:lpwstr>ASFR/IREF/0006</vt:lpwstr>
  </property>
  <property fmtid="{D5CDD505-2E9C-101B-9397-08002B2CF9AE}" pid="33" name="DocModelVersion">
    <vt:lpwstr>02.0</vt:lpwstr>
  </property>
  <property fmtid="{D5CDD505-2E9C-101B-9397-08002B2CF9AE}" pid="34" name="DocProjectId">
    <vt:lpwstr>OGC-MyMT</vt:lpwstr>
  </property>
  <property fmtid="{D5CDD505-2E9C-101B-9397-08002B2CF9AE}" pid="35" name="DocProjectStreamId">
    <vt:lpwstr/>
  </property>
  <property fmtid="{D5CDD505-2E9C-101B-9397-08002B2CF9AE}" pid="36" name="DocProjectSerialNumber">
    <vt:lpwstr>0362</vt:lpwstr>
  </property>
  <property fmtid="{D5CDD505-2E9C-101B-9397-08002B2CF9AE}" pid="37" name="DocURL">
    <vt:lpwstr/>
  </property>
  <property fmtid="{D5CDD505-2E9C-101B-9397-08002B2CF9AE}" pid="38" name="DocLibreDoc">
    <vt:lpwstr/>
  </property>
  <property fmtid="{D5CDD505-2E9C-101B-9397-08002B2CF9AE}" pid="39" name="DocModelAdmin">
    <vt:lpwstr>ASFR/IREF</vt:lpwstr>
  </property>
</Properties>
</file>